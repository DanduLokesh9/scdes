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85AD33" w14:textId="77777777" w:rsidR="00E51BEC" w:rsidRPr="00C111E9" w:rsidRDefault="00E51BEC">
      <w:pPr>
        <w:spacing w:before="3600"/>
      </w:pPr>
    </w:p>
    <w:p w14:paraId="1B5261EF" w14:textId="77777777" w:rsidR="00E51BEC" w:rsidRPr="00C111E9" w:rsidRDefault="00000000">
      <w:pPr>
        <w:spacing w:after="60"/>
        <w:jc w:val="center"/>
      </w:pPr>
      <w:r>
        <w:rPr>
          <w:b/>
          <w:bCs/>
          <w:color w:val="1F4E79"/>
          <w:sz w:val="36"/>
          <w:szCs w:val="36"/>
        </w:rPr>
        <w:t>SOUTH CAROLINA</w:t>
      </w:r>
    </w:p>
    <w:p w14:paraId="4283D096" w14:textId="77777777" w:rsidR="00E51BEC" w:rsidRPr="00C111E9" w:rsidRDefault="00000000">
      <w:pPr>
        <w:spacing w:after="200"/>
        <w:jc w:val="center"/>
      </w:pPr>
      <w:r>
        <w:rPr>
          <w:b/>
          <w:bCs/>
          <w:color w:val="1F4E79"/>
          <w:sz w:val="36"/>
          <w:szCs w:val="36"/>
        </w:rPr>
        <w:t>DEPARTMENT OF ENVIRONMENTAL SERVICES</w:t>
      </w:r>
    </w:p>
    <w:p w14:paraId="55E5DE43" w14:textId="77777777" w:rsidR="00E51BEC" w:rsidRPr="00C111E9" w:rsidRDefault="00000000">
      <w:pPr>
        <w:spacing w:after="60"/>
        <w:jc w:val="center"/>
      </w:pPr>
      <w:r>
        <w:rPr>
          <w:b/>
          <w:bCs/>
          <w:color w:val="1F4E79"/>
          <w:sz w:val="32"/>
          <w:szCs w:val="32"/>
        </w:rPr>
        <w:t>AI GOVERNANCE FRAMEWORK</w:t>
      </w:r>
    </w:p>
    <w:p w14:paraId="6E8C8D06" w14:textId="77777777" w:rsidR="00E51BEC" w:rsidRPr="00C111E9" w:rsidRDefault="00000000">
      <w:pPr>
        <w:spacing w:after="60"/>
        <w:jc w:val="center"/>
      </w:pPr>
      <w:r>
        <w:rPr>
          <w:b/>
          <w:bCs/>
          <w:color w:val="1F4E79"/>
          <w:sz w:val="32"/>
          <w:szCs w:val="32"/>
        </w:rPr>
        <w:t>IMPLEMENTATION PLAYBOOK</w:t>
      </w:r>
    </w:p>
    <w:p w14:paraId="210B1378" w14:textId="77777777" w:rsidR="00E51BEC" w:rsidRPr="00C111E9" w:rsidRDefault="00000000">
      <w:pPr>
        <w:spacing w:after="400"/>
        <w:jc w:val="center"/>
      </w:pPr>
      <w:r>
        <w:rPr>
          <w:i/>
          <w:iCs/>
          <w:color w:val="1F4E79"/>
          <w:sz w:val="28"/>
          <w:szCs w:val="28"/>
        </w:rPr>
        <w:t>WITH ADAPTATION GUIDANCE</w:t>
      </w:r>
    </w:p>
    <w:p w14:paraId="40F6B8D6" w14:textId="77777777" w:rsidR="00E51BEC" w:rsidRPr="00C111E9" w:rsidRDefault="00000000">
      <w:pPr>
        <w:spacing w:after="120"/>
        <w:jc w:val="center"/>
      </w:pPr>
      <w:del w:id="0" w:author="SCDES AI Activation — Draft 2" w:date="2026-07-09T00:00:00Z">
        <w:r>
          <w:delText>Final, May 2026</w:delText>
        </w:r>
      </w:del>
      <w:r>
        <w:t>SCDES Enterprise Artificial Intelligence Governance Framework, adopted __________, 2026</w:t>
      </w:r>
    </w:p>
    <w:p w14:paraId="541DC634" w14:textId="77777777" w:rsidR="00E51BEC" w:rsidRPr="00C111E9" w:rsidRDefault="00000000">
      <w:pPr>
        <w:spacing w:after="60"/>
        <w:jc w:val="center"/>
      </w:pPr>
      <w:r>
        <w:rPr>
          <w:i/>
          <w:iCs/>
        </w:rPr>
        <w:t>Operational Implementation Document — SCDES AI Governance Framework</w:t>
      </w:r>
    </w:p>
    <w:p w14:paraId="15499847" w14:textId="77777777" w:rsidR="00E51BEC" w:rsidRPr="00C111E9" w:rsidRDefault="00000000">
      <w:pPr>
        <w:spacing w:after="120"/>
        <w:jc w:val="center"/>
      </w:pPr>
      <w:r>
        <w:t xml:space="preserve">Framework Reference: </w:t>
      </w:r>
      <w:del w:id="1" w:author="SCDES AI Activation — Draft 2" w:date="2026-07-09T00:00:00Z">
        <w:r>
          <w:delText>Part III (Execution Roadmap)</w:delText>
        </w:r>
      </w:del>
      <w:r>
        <w:t>SCDES AI Governance Framework (implementation layer, per Framework §1); procedural detail in the SCDES AI Operations Manual</w:t>
      </w:r>
    </w:p>
    <w:p w14:paraId="43639809" w14:textId="64B2C6BF" w:rsidR="00C111E9" w:rsidRPr="00C111E9" w:rsidRDefault="00000000">
      <w:r>
        <w:br w:type="page"/>
      </w:r>
      <w:r>
        <w:lastRenderedPageBreak/>
        <w:br w:type="page"/>
      </w:r>
    </w:p>
    <w:sdt>
      <w:sdtPr>
        <w:rPr>
          <w:rFonts w:ascii="Times New Roman" w:eastAsia="Times New Roman" w:hAnsi="Times New Roman" w:cs="Times New Roman"/>
          <w:b w:val="0"/>
          <w:bCs w:val="0"/>
          <w:color w:val="auto"/>
          <w:sz w:val="22"/>
          <w:szCs w:val="22"/>
        </w:rPr>
        <w:id w:val="-1845240627"/>
        <w:docPartObj>
          <w:docPartGallery w:val="Table of Contents"/>
          <w:docPartUnique/>
        </w:docPartObj>
      </w:sdtPr>
      <w:sdtEndPr>
        <w:rPr>
          <w:noProof/>
        </w:rPr>
      </w:sdtEndPr>
      <w:sdtContent>
        <w:p w14:paraId="7FD2D3E9" w14:textId="5D35C490" w:rsidR="00C111E9" w:rsidRPr="00C111E9" w:rsidRDefault="00C111E9">
          <w:pPr>
            <w:pStyle w:val="TOCHeading"/>
            <w:rPr>
              <w:rFonts w:ascii="Times New Roman" w:hAnsi="Times New Roman" w:cs="Times New Roman"/>
            </w:rPr>
          </w:pPr>
          <w:r>
            <w:rPr>
              <w:rFonts w:ascii="Times New Roman" w:hAnsi="Times New Roman" w:cs="Times New Roman"/>
            </w:rPr>
            <w:t>Table of Contents</w:t>
          </w:r>
        </w:p>
        <w:p w14:paraId="3A03BC1B" w14:textId="6F6B2A7E" w:rsidR="00C111E9" w:rsidRPr="00C111E9" w:rsidRDefault="00C111E9">
          <w:pPr>
            <w:pStyle w:val="TOC1"/>
            <w:tabs>
              <w:tab w:val="right" w:leader="dot" w:pos="9350"/>
            </w:tabs>
            <w:rPr>
              <w:rFonts w:ascii="Times New Roman" w:eastAsiaTheme="minorEastAsia" w:hAnsi="Times New Roman"/>
              <w:b w:val="0"/>
              <w:bCs w:val="0"/>
              <w:i w:val="0"/>
              <w:iCs w:val="0"/>
              <w:noProof/>
              <w:kern w:val="2"/>
              <w14:ligatures w14:val="standardContextual"/>
            </w:rPr>
          </w:pPr>
          <w:r>
            <w:rPr>
              <w:rFonts w:ascii="Times New Roman" w:hAnsi="Times New Roman"/>
              <w:b w:val="0"/>
              <w:bCs w:val="0"/>
            </w:rPr>
            <w:fldChar w:fldCharType="begin"/>
          </w:r>
          <w:r>
            <w:rPr>
              <w:rFonts w:ascii="Times New Roman" w:hAnsi="Times New Roman"/>
            </w:rPr>
            <w:instrText xml:space="preserve"> TOC \o "1-3" \h \z \u </w:instrText>
          </w:r>
          <w:r>
            <w:rPr>
              <w:rFonts w:ascii="Times New Roman" w:hAnsi="Times New Roman"/>
              <w:b w:val="0"/>
              <w:bCs w:val="0"/>
            </w:rPr>
            <w:fldChar w:fldCharType="separate"/>
          </w:r>
          <w:hyperlink w:anchor="_Toc230163178" w:history="1">
            <w:r>
              <w:rPr>
                <w:rStyle w:val="Hyperlink"/>
                <w:rFonts w:ascii="Times New Roman" w:hAnsi="Times New Roman"/>
                <w:noProof/>
              </w:rPr>
              <w:t>1. PURPOSE AND SCOPE</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_Toc230163178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5</w:t>
            </w:r>
            <w:r>
              <w:rPr>
                <w:rFonts w:ascii="Times New Roman" w:hAnsi="Times New Roman"/>
                <w:noProof/>
                <w:webHidden/>
              </w:rPr>
              <w:fldChar w:fldCharType="end"/>
            </w:r>
          </w:hyperlink>
        </w:p>
        <w:p w14:paraId="3C54316C" w14:textId="1CCF565C" w:rsidR="00C111E9" w:rsidRPr="00C111E9" w:rsidRDefault="00C111E9">
          <w:pPr>
            <w:pStyle w:val="TOC1"/>
            <w:tabs>
              <w:tab w:val="right" w:leader="dot" w:pos="9350"/>
            </w:tabs>
            <w:rPr>
              <w:rFonts w:ascii="Times New Roman" w:eastAsiaTheme="minorEastAsia" w:hAnsi="Times New Roman"/>
              <w:b w:val="0"/>
              <w:bCs w:val="0"/>
              <w:i w:val="0"/>
              <w:iCs w:val="0"/>
              <w:noProof/>
              <w:kern w:val="2"/>
              <w14:ligatures w14:val="standardContextual"/>
            </w:rPr>
          </w:pPr>
          <w:hyperlink w:anchor="_Toc230163179" w:history="1">
            <w:r>
              <w:rPr>
                <w:rStyle w:val="Hyperlink"/>
                <w:rFonts w:ascii="Times New Roman" w:hAnsi="Times New Roman"/>
                <w:noProof/>
              </w:rPr>
              <w:t>2. PRE-IMPLEMENTATION CHECKLIST</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_Toc230163179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6</w:t>
            </w:r>
            <w:r>
              <w:rPr>
                <w:rFonts w:ascii="Times New Roman" w:hAnsi="Times New Roman"/>
                <w:noProof/>
                <w:webHidden/>
              </w:rPr>
              <w:fldChar w:fldCharType="end"/>
            </w:r>
          </w:hyperlink>
        </w:p>
        <w:p w14:paraId="04F8DF5E" w14:textId="404D7AE5"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180" w:history="1">
            <w:r>
              <w:rPr>
                <w:rStyle w:val="Hyperlink"/>
                <w:rFonts w:ascii="Times New Roman" w:hAnsi="Times New Roman"/>
                <w:noProof/>
              </w:rPr>
              <w:t>2.1 Leadership Prerequisites</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_Toc230163180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6</w:t>
            </w:r>
            <w:r>
              <w:rPr>
                <w:rFonts w:ascii="Times New Roman" w:hAnsi="Times New Roman"/>
                <w:noProof/>
                <w:webHidden/>
              </w:rPr>
              <w:fldChar w:fldCharType="end"/>
            </w:r>
          </w:hyperlink>
        </w:p>
        <w:p w14:paraId="5A9DD889" w14:textId="323CE4C9"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181" w:history="1">
            <w:r>
              <w:rPr>
                <w:rStyle w:val="Hyperlink"/>
                <w:rFonts w:ascii="Times New Roman" w:hAnsi="Times New Roman"/>
                <w:noProof/>
              </w:rPr>
              <w:t>2.2 Technical Prerequisites</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_Toc230163181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6</w:t>
            </w:r>
            <w:r>
              <w:rPr>
                <w:rFonts w:ascii="Times New Roman" w:hAnsi="Times New Roman"/>
                <w:noProof/>
                <w:webHidden/>
              </w:rPr>
              <w:fldChar w:fldCharType="end"/>
            </w:r>
          </w:hyperlink>
        </w:p>
        <w:p w14:paraId="7488F33B" w14:textId="5AEB3A8B"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182" w:history="1">
            <w:r>
              <w:rPr>
                <w:rStyle w:val="Hyperlink"/>
                <w:rFonts w:ascii="Times New Roman" w:hAnsi="Times New Roman"/>
                <w:noProof/>
              </w:rPr>
              <w:t>2.3 Organizational Prerequisites</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_Toc230163182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6</w:t>
            </w:r>
            <w:r>
              <w:rPr>
                <w:rFonts w:ascii="Times New Roman" w:hAnsi="Times New Roman"/>
                <w:noProof/>
                <w:webHidden/>
              </w:rPr>
              <w:fldChar w:fldCharType="end"/>
            </w:r>
          </w:hyperlink>
        </w:p>
        <w:p w14:paraId="44E81B1D" w14:textId="4AEB5B0C" w:rsidR="00C111E9" w:rsidRPr="00C111E9" w:rsidRDefault="00C111E9">
          <w:pPr>
            <w:pStyle w:val="TOC1"/>
            <w:tabs>
              <w:tab w:val="right" w:leader="dot" w:pos="9350"/>
            </w:tabs>
            <w:rPr>
              <w:rFonts w:ascii="Times New Roman" w:eastAsiaTheme="minorEastAsia" w:hAnsi="Times New Roman"/>
              <w:b w:val="0"/>
              <w:bCs w:val="0"/>
              <w:i w:val="0"/>
              <w:iCs w:val="0"/>
              <w:noProof/>
              <w:kern w:val="2"/>
              <w14:ligatures w14:val="standardContextual"/>
            </w:rPr>
          </w:pPr>
          <w:hyperlink w:anchor="_Toc230163183" w:history="1">
            <w:r>
              <w:rPr>
                <w:rStyle w:val="Hyperlink"/>
                <w:rFonts w:ascii="Times New Roman" w:hAnsi="Times New Roman"/>
                <w:noProof/>
              </w:rPr>
              <w:t>3. PHASE 1 — MOBILIZATION (Adoption + Month 1)</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_Toc230163183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8</w:t>
            </w:r>
            <w:r>
              <w:rPr>
                <w:rFonts w:ascii="Times New Roman" w:hAnsi="Times New Roman"/>
                <w:noProof/>
                <w:webHidden/>
              </w:rPr>
              <w:fldChar w:fldCharType="end"/>
            </w:r>
          </w:hyperlink>
        </w:p>
        <w:p w14:paraId="17650AF8" w14:textId="18E9D5D6"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184" w:history="1">
            <w:r>
              <w:rPr>
                <w:rStyle w:val="Hyperlink"/>
                <w:rFonts w:ascii="Times New Roman" w:hAnsi="Times New Roman"/>
                <w:noProof/>
              </w:rPr>
              <w:t>3.1 Objective</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_Toc230163184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8</w:t>
            </w:r>
            <w:r>
              <w:rPr>
                <w:rFonts w:ascii="Times New Roman" w:hAnsi="Times New Roman"/>
                <w:noProof/>
                <w:webHidden/>
              </w:rPr>
              <w:fldChar w:fldCharType="end"/>
            </w:r>
          </w:hyperlink>
        </w:p>
        <w:p w14:paraId="1A6280FF" w14:textId="3E0271E9"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185" w:history="1">
            <w:r>
              <w:rPr>
                <w:rStyle w:val="Hyperlink"/>
                <w:rFonts w:ascii="Times New Roman" w:hAnsi="Times New Roman"/>
                <w:noProof/>
              </w:rPr>
              <w:t>3.2 Key Activities</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_Toc230163185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8</w:t>
            </w:r>
            <w:r>
              <w:rPr>
                <w:rFonts w:ascii="Times New Roman" w:hAnsi="Times New Roman"/>
                <w:noProof/>
                <w:webHidden/>
              </w:rPr>
              <w:fldChar w:fldCharType="end"/>
            </w:r>
          </w:hyperlink>
        </w:p>
        <w:p w14:paraId="4FFB7341" w14:textId="5E9E9714"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186" w:history="1">
            <w:r>
              <w:rPr>
                <w:rStyle w:val="Hyperlink"/>
                <w:rFonts w:ascii="Times New Roman" w:hAnsi="Times New Roman"/>
                <w:noProof/>
              </w:rPr>
              <w:t>3.3 Deliverables</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_Toc230163186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8</w:t>
            </w:r>
            <w:r>
              <w:rPr>
                <w:rFonts w:ascii="Times New Roman" w:hAnsi="Times New Roman"/>
                <w:noProof/>
                <w:webHidden/>
              </w:rPr>
              <w:fldChar w:fldCharType="end"/>
            </w:r>
          </w:hyperlink>
        </w:p>
        <w:p w14:paraId="7C815C6D" w14:textId="57860DC0"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187" w:history="1">
            <w:r>
              <w:rPr>
                <w:rStyle w:val="Hyperlink"/>
                <w:rFonts w:ascii="Times New Roman" w:hAnsi="Times New Roman"/>
                <w:noProof/>
              </w:rPr>
              <w:t>3.4 Decision Gate</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_Toc230163187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9</w:t>
            </w:r>
            <w:r>
              <w:rPr>
                <w:rFonts w:ascii="Times New Roman" w:hAnsi="Times New Roman"/>
                <w:noProof/>
                <w:webHidden/>
              </w:rPr>
              <w:fldChar w:fldCharType="end"/>
            </w:r>
          </w:hyperlink>
        </w:p>
        <w:p w14:paraId="09C3BD4F" w14:textId="09D2293D"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188" w:history="1">
            <w:r>
              <w:rPr>
                <w:rStyle w:val="Hyperlink"/>
                <w:rFonts w:ascii="Times New Roman" w:hAnsi="Times New Roman"/>
                <w:noProof/>
              </w:rPr>
              <w:t>3.5 Adaptation Guidance</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_Toc230163188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9</w:t>
            </w:r>
            <w:r>
              <w:rPr>
                <w:rFonts w:ascii="Times New Roman" w:hAnsi="Times New Roman"/>
                <w:noProof/>
                <w:webHidden/>
              </w:rPr>
              <w:fldChar w:fldCharType="end"/>
            </w:r>
          </w:hyperlink>
        </w:p>
        <w:p w14:paraId="35422EFB" w14:textId="24C71094" w:rsidR="00C111E9" w:rsidRPr="00C111E9" w:rsidRDefault="00C111E9">
          <w:pPr>
            <w:pStyle w:val="TOC1"/>
            <w:tabs>
              <w:tab w:val="right" w:leader="dot" w:pos="9350"/>
            </w:tabs>
            <w:rPr>
              <w:rFonts w:ascii="Times New Roman" w:eastAsiaTheme="minorEastAsia" w:hAnsi="Times New Roman"/>
              <w:b w:val="0"/>
              <w:bCs w:val="0"/>
              <w:i w:val="0"/>
              <w:iCs w:val="0"/>
              <w:noProof/>
              <w:kern w:val="2"/>
              <w14:ligatures w14:val="standardContextual"/>
            </w:rPr>
          </w:pPr>
          <w:hyperlink w:anchor="_Toc230163189" w:history="1">
            <w:r>
              <w:rPr>
                <w:rStyle w:val="Hyperlink"/>
                <w:rFonts w:ascii="Times New Roman" w:hAnsi="Times New Roman"/>
                <w:noProof/>
              </w:rPr>
              <w:t>4. PHASE 2 — READINESS ASSESSMENT (Adoption + Months 1–2)</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_Toc230163189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10</w:t>
            </w:r>
            <w:r>
              <w:rPr>
                <w:rFonts w:ascii="Times New Roman" w:hAnsi="Times New Roman"/>
                <w:noProof/>
                <w:webHidden/>
              </w:rPr>
              <w:fldChar w:fldCharType="end"/>
            </w:r>
          </w:hyperlink>
        </w:p>
        <w:p w14:paraId="47111E43" w14:textId="6F5F79DC"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190" w:history="1">
            <w:r>
              <w:rPr>
                <w:rStyle w:val="Hyperlink"/>
                <w:rFonts w:ascii="Times New Roman" w:hAnsi="Times New Roman"/>
                <w:noProof/>
              </w:rPr>
              <w:t>4.1 Objective</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_Toc230163190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10</w:t>
            </w:r>
            <w:r>
              <w:rPr>
                <w:rFonts w:ascii="Times New Roman" w:hAnsi="Times New Roman"/>
                <w:noProof/>
                <w:webHidden/>
              </w:rPr>
              <w:fldChar w:fldCharType="end"/>
            </w:r>
          </w:hyperlink>
        </w:p>
        <w:p w14:paraId="76C2CA53" w14:textId="00FCCC1A"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191" w:history="1">
            <w:r>
              <w:rPr>
                <w:rStyle w:val="Hyperlink"/>
                <w:rFonts w:ascii="Times New Roman" w:hAnsi="Times New Roman"/>
                <w:noProof/>
              </w:rPr>
              <w:t>4.2 Key Activities</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_Toc230163191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10</w:t>
            </w:r>
            <w:r>
              <w:rPr>
                <w:rFonts w:ascii="Times New Roman" w:hAnsi="Times New Roman"/>
                <w:noProof/>
                <w:webHidden/>
              </w:rPr>
              <w:fldChar w:fldCharType="end"/>
            </w:r>
          </w:hyperlink>
        </w:p>
        <w:p w14:paraId="29D8D820" w14:textId="051EA50E"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192" w:history="1">
            <w:r>
              <w:rPr>
                <w:rStyle w:val="Hyperlink"/>
                <w:rFonts w:ascii="Times New Roman" w:hAnsi="Times New Roman"/>
                <w:noProof/>
              </w:rPr>
              <w:t>4.3 Deliverables</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_Toc230163192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10</w:t>
            </w:r>
            <w:r>
              <w:rPr>
                <w:rFonts w:ascii="Times New Roman" w:hAnsi="Times New Roman"/>
                <w:noProof/>
                <w:webHidden/>
              </w:rPr>
              <w:fldChar w:fldCharType="end"/>
            </w:r>
          </w:hyperlink>
        </w:p>
        <w:p w14:paraId="7EE814C5" w14:textId="63C1B6EE"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193" w:history="1">
            <w:r>
              <w:rPr>
                <w:rStyle w:val="Hyperlink"/>
                <w:rFonts w:ascii="Times New Roman" w:hAnsi="Times New Roman"/>
                <w:noProof/>
              </w:rPr>
              <w:t>4.4 Decision Gate</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_Toc230163193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11</w:t>
            </w:r>
            <w:r>
              <w:rPr>
                <w:rFonts w:ascii="Times New Roman" w:hAnsi="Times New Roman"/>
                <w:noProof/>
                <w:webHidden/>
              </w:rPr>
              <w:fldChar w:fldCharType="end"/>
            </w:r>
          </w:hyperlink>
        </w:p>
        <w:p w14:paraId="2871BEE8" w14:textId="4FD1B520"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194" w:history="1">
            <w:r>
              <w:rPr>
                <w:rStyle w:val="Hyperlink"/>
                <w:rFonts w:ascii="Times New Roman" w:hAnsi="Times New Roman"/>
                <w:noProof/>
              </w:rPr>
              <w:t>4.5 Adaptation Guidance</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_Toc230163194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11</w:t>
            </w:r>
            <w:r>
              <w:rPr>
                <w:rFonts w:ascii="Times New Roman" w:hAnsi="Times New Roman"/>
                <w:noProof/>
                <w:webHidden/>
              </w:rPr>
              <w:fldChar w:fldCharType="end"/>
            </w:r>
          </w:hyperlink>
        </w:p>
        <w:p w14:paraId="2EB58EFE" w14:textId="1B83CFEB" w:rsidR="00C111E9" w:rsidRPr="00C111E9" w:rsidRDefault="00C111E9">
          <w:pPr>
            <w:pStyle w:val="TOC1"/>
            <w:tabs>
              <w:tab w:val="right" w:leader="dot" w:pos="9350"/>
            </w:tabs>
            <w:rPr>
              <w:rFonts w:ascii="Times New Roman" w:eastAsiaTheme="minorEastAsia" w:hAnsi="Times New Roman"/>
              <w:b w:val="0"/>
              <w:bCs w:val="0"/>
              <w:i w:val="0"/>
              <w:iCs w:val="0"/>
              <w:noProof/>
              <w:kern w:val="2"/>
              <w14:ligatures w14:val="standardContextual"/>
            </w:rPr>
          </w:pPr>
          <w:hyperlink w:anchor="_Toc230163195" w:history="1">
            <w:r>
              <w:rPr>
                <w:rStyle w:val="Hyperlink"/>
                <w:rFonts w:ascii="Times New Roman" w:hAnsi="Times New Roman"/>
                <w:noProof/>
              </w:rPr>
              <w:t>5. PHASE 3 — USE CASE DEVELOPMENT (Adoption + Months 2–3)</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_Toc230163195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12</w:t>
            </w:r>
            <w:r>
              <w:rPr>
                <w:rFonts w:ascii="Times New Roman" w:hAnsi="Times New Roman"/>
                <w:noProof/>
                <w:webHidden/>
              </w:rPr>
              <w:fldChar w:fldCharType="end"/>
            </w:r>
          </w:hyperlink>
        </w:p>
        <w:p w14:paraId="063B6F68" w14:textId="7528CDEA"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196" w:history="1">
            <w:r>
              <w:rPr>
                <w:rStyle w:val="Hyperlink"/>
                <w:rFonts w:ascii="Times New Roman" w:hAnsi="Times New Roman"/>
                <w:noProof/>
              </w:rPr>
              <w:t>5.1 Objective</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_Toc230163196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12</w:t>
            </w:r>
            <w:r>
              <w:rPr>
                <w:rFonts w:ascii="Times New Roman" w:hAnsi="Times New Roman"/>
                <w:noProof/>
                <w:webHidden/>
              </w:rPr>
              <w:fldChar w:fldCharType="end"/>
            </w:r>
          </w:hyperlink>
        </w:p>
        <w:p w14:paraId="312DA70C" w14:textId="29E0F47E"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197" w:history="1">
            <w:r>
              <w:rPr>
                <w:rStyle w:val="Hyperlink"/>
                <w:rFonts w:ascii="Times New Roman" w:hAnsi="Times New Roman"/>
                <w:noProof/>
              </w:rPr>
              <w:t>5.2 Key Activities</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_Toc230163197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12</w:t>
            </w:r>
            <w:r>
              <w:rPr>
                <w:rFonts w:ascii="Times New Roman" w:hAnsi="Times New Roman"/>
                <w:noProof/>
                <w:webHidden/>
              </w:rPr>
              <w:fldChar w:fldCharType="end"/>
            </w:r>
          </w:hyperlink>
        </w:p>
        <w:p w14:paraId="3F6E4F07" w14:textId="2956E811"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198" w:history="1">
            <w:r>
              <w:rPr>
                <w:rStyle w:val="Hyperlink"/>
                <w:rFonts w:ascii="Times New Roman" w:hAnsi="Times New Roman"/>
                <w:noProof/>
              </w:rPr>
              <w:t>5.3 Deliverables</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_Toc230163198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12</w:t>
            </w:r>
            <w:r>
              <w:rPr>
                <w:rFonts w:ascii="Times New Roman" w:hAnsi="Times New Roman"/>
                <w:noProof/>
                <w:webHidden/>
              </w:rPr>
              <w:fldChar w:fldCharType="end"/>
            </w:r>
          </w:hyperlink>
        </w:p>
        <w:p w14:paraId="05DA86F4" w14:textId="6E594C1D"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199" w:history="1">
            <w:r>
              <w:rPr>
                <w:rStyle w:val="Hyperlink"/>
                <w:rFonts w:ascii="Times New Roman" w:hAnsi="Times New Roman"/>
                <w:noProof/>
              </w:rPr>
              <w:t>5.4 Adaptation Guidance</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_Toc230163199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13</w:t>
            </w:r>
            <w:r>
              <w:rPr>
                <w:rFonts w:ascii="Times New Roman" w:hAnsi="Times New Roman"/>
                <w:noProof/>
                <w:webHidden/>
              </w:rPr>
              <w:fldChar w:fldCharType="end"/>
            </w:r>
          </w:hyperlink>
        </w:p>
        <w:p w14:paraId="2B77F617" w14:textId="496E2071" w:rsidR="00C111E9" w:rsidRPr="00C111E9" w:rsidRDefault="00C111E9">
          <w:pPr>
            <w:pStyle w:val="TOC1"/>
            <w:tabs>
              <w:tab w:val="right" w:leader="dot" w:pos="9350"/>
            </w:tabs>
            <w:rPr>
              <w:rFonts w:ascii="Times New Roman" w:eastAsiaTheme="minorEastAsia" w:hAnsi="Times New Roman"/>
              <w:b w:val="0"/>
              <w:bCs w:val="0"/>
              <w:i w:val="0"/>
              <w:iCs w:val="0"/>
              <w:noProof/>
              <w:kern w:val="2"/>
              <w14:ligatures w14:val="standardContextual"/>
            </w:rPr>
          </w:pPr>
          <w:hyperlink w:anchor="_Toc230163200" w:history="1">
            <w:r>
              <w:rPr>
                <w:rStyle w:val="Hyperlink"/>
                <w:rFonts w:ascii="Times New Roman" w:hAnsi="Times New Roman"/>
                <w:noProof/>
              </w:rPr>
              <w:t>6. PHASE 4 — PILOT PLANNING (Adoption + Months 3–4)</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_Toc230163200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14</w:t>
            </w:r>
            <w:r>
              <w:rPr>
                <w:rFonts w:ascii="Times New Roman" w:hAnsi="Times New Roman"/>
                <w:noProof/>
                <w:webHidden/>
              </w:rPr>
              <w:fldChar w:fldCharType="end"/>
            </w:r>
          </w:hyperlink>
        </w:p>
        <w:p w14:paraId="342893B8" w14:textId="384BA788"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201" w:history="1">
            <w:r>
              <w:rPr>
                <w:rStyle w:val="Hyperlink"/>
                <w:rFonts w:ascii="Times New Roman" w:hAnsi="Times New Roman"/>
                <w:noProof/>
              </w:rPr>
              <w:t>6.1 Objective</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_Toc230163201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14</w:t>
            </w:r>
            <w:r>
              <w:rPr>
                <w:rFonts w:ascii="Times New Roman" w:hAnsi="Times New Roman"/>
                <w:noProof/>
                <w:webHidden/>
              </w:rPr>
              <w:fldChar w:fldCharType="end"/>
            </w:r>
          </w:hyperlink>
        </w:p>
        <w:p w14:paraId="13B7B8A3" w14:textId="0B2E957A"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202" w:history="1">
            <w:r>
              <w:rPr>
                <w:rStyle w:val="Hyperlink"/>
                <w:rFonts w:ascii="Times New Roman" w:hAnsi="Times New Roman"/>
                <w:noProof/>
              </w:rPr>
              <w:t>6.2 Key Activities</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_Toc230163202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14</w:t>
            </w:r>
            <w:r>
              <w:rPr>
                <w:rFonts w:ascii="Times New Roman" w:hAnsi="Times New Roman"/>
                <w:noProof/>
                <w:webHidden/>
              </w:rPr>
              <w:fldChar w:fldCharType="end"/>
            </w:r>
          </w:hyperlink>
        </w:p>
        <w:p w14:paraId="0A3300F0" w14:textId="65AA0B20"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203" w:history="1">
            <w:r>
              <w:rPr>
                <w:rStyle w:val="Hyperlink"/>
                <w:rFonts w:ascii="Times New Roman" w:hAnsi="Times New Roman"/>
                <w:noProof/>
              </w:rPr>
              <w:t>6.3 Deliverables</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_Toc230163203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14</w:t>
            </w:r>
            <w:r>
              <w:rPr>
                <w:rFonts w:ascii="Times New Roman" w:hAnsi="Times New Roman"/>
                <w:noProof/>
                <w:webHidden/>
              </w:rPr>
              <w:fldChar w:fldCharType="end"/>
            </w:r>
          </w:hyperlink>
        </w:p>
        <w:p w14:paraId="61B7A1BF" w14:textId="215972E3"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204" w:history="1">
            <w:r>
              <w:rPr>
                <w:rStyle w:val="Hyperlink"/>
                <w:rFonts w:ascii="Times New Roman" w:hAnsi="Times New Roman"/>
                <w:noProof/>
              </w:rPr>
              <w:t>6.4 Adaptation Guidance</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_Toc230163204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15</w:t>
            </w:r>
            <w:r>
              <w:rPr>
                <w:rFonts w:ascii="Times New Roman" w:hAnsi="Times New Roman"/>
                <w:noProof/>
                <w:webHidden/>
              </w:rPr>
              <w:fldChar w:fldCharType="end"/>
            </w:r>
          </w:hyperlink>
        </w:p>
        <w:p w14:paraId="5CC4FCD1" w14:textId="329AD67F" w:rsidR="00C111E9" w:rsidRPr="00C111E9" w:rsidRDefault="00C111E9">
          <w:pPr>
            <w:pStyle w:val="TOC1"/>
            <w:tabs>
              <w:tab w:val="right" w:leader="dot" w:pos="9350"/>
            </w:tabs>
            <w:rPr>
              <w:rFonts w:ascii="Times New Roman" w:eastAsiaTheme="minorEastAsia" w:hAnsi="Times New Roman"/>
              <w:b w:val="0"/>
              <w:bCs w:val="0"/>
              <w:i w:val="0"/>
              <w:iCs w:val="0"/>
              <w:noProof/>
              <w:kern w:val="2"/>
              <w14:ligatures w14:val="standardContextual"/>
            </w:rPr>
          </w:pPr>
          <w:hyperlink w:anchor="_Toc230163205" w:history="1">
            <w:r>
              <w:rPr>
                <w:rStyle w:val="Hyperlink"/>
                <w:rFonts w:ascii="Times New Roman" w:hAnsi="Times New Roman"/>
                <w:noProof/>
              </w:rPr>
              <w:t>7. PHASE 5 — PILOT DEPLOYMENT (Adoption + Months 5–9)</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_Toc230163205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16</w:t>
            </w:r>
            <w:r>
              <w:rPr>
                <w:rFonts w:ascii="Times New Roman" w:hAnsi="Times New Roman"/>
                <w:noProof/>
                <w:webHidden/>
              </w:rPr>
              <w:fldChar w:fldCharType="end"/>
            </w:r>
          </w:hyperlink>
        </w:p>
        <w:p w14:paraId="0C23D55D" w14:textId="6666CF5F"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206" w:history="1">
            <w:r>
              <w:rPr>
                <w:rStyle w:val="Hyperlink"/>
                <w:rFonts w:ascii="Times New Roman" w:hAnsi="Times New Roman"/>
                <w:noProof/>
              </w:rPr>
              <w:t>7.1 Objective</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_Toc230163206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16</w:t>
            </w:r>
            <w:r>
              <w:rPr>
                <w:rFonts w:ascii="Times New Roman" w:hAnsi="Times New Roman"/>
                <w:noProof/>
                <w:webHidden/>
              </w:rPr>
              <w:fldChar w:fldCharType="end"/>
            </w:r>
          </w:hyperlink>
        </w:p>
        <w:p w14:paraId="55BD18CA" w14:textId="38F74567"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207" w:history="1">
            <w:r>
              <w:rPr>
                <w:rStyle w:val="Hyperlink"/>
                <w:rFonts w:ascii="Times New Roman" w:hAnsi="Times New Roman"/>
                <w:noProof/>
              </w:rPr>
              <w:t>7.2 Key Activities</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_Toc230163207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16</w:t>
            </w:r>
            <w:r>
              <w:rPr>
                <w:rFonts w:ascii="Times New Roman" w:hAnsi="Times New Roman"/>
                <w:noProof/>
                <w:webHidden/>
              </w:rPr>
              <w:fldChar w:fldCharType="end"/>
            </w:r>
          </w:hyperlink>
        </w:p>
        <w:p w14:paraId="526CEC93" w14:textId="66C2D041"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208" w:history="1">
            <w:r>
              <w:rPr>
                <w:rStyle w:val="Hyperlink"/>
                <w:rFonts w:ascii="Times New Roman" w:hAnsi="Times New Roman"/>
                <w:noProof/>
              </w:rPr>
              <w:t>7.3 Deliverables</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_Toc230163208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16</w:t>
            </w:r>
            <w:r>
              <w:rPr>
                <w:rFonts w:ascii="Times New Roman" w:hAnsi="Times New Roman"/>
                <w:noProof/>
                <w:webHidden/>
              </w:rPr>
              <w:fldChar w:fldCharType="end"/>
            </w:r>
          </w:hyperlink>
        </w:p>
        <w:p w14:paraId="37BCB286" w14:textId="03643AB0"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209" w:history="1">
            <w:r>
              <w:rPr>
                <w:rStyle w:val="Hyperlink"/>
                <w:rFonts w:ascii="Times New Roman" w:hAnsi="Times New Roman"/>
                <w:noProof/>
              </w:rPr>
              <w:t>7.4 Adaptation Guidance</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_Toc230163209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17</w:t>
            </w:r>
            <w:r>
              <w:rPr>
                <w:rFonts w:ascii="Times New Roman" w:hAnsi="Times New Roman"/>
                <w:noProof/>
                <w:webHidden/>
              </w:rPr>
              <w:fldChar w:fldCharType="end"/>
            </w:r>
          </w:hyperlink>
        </w:p>
        <w:p w14:paraId="5D198077" w14:textId="351134C2" w:rsidR="00C111E9" w:rsidRPr="00C111E9" w:rsidRDefault="00C111E9">
          <w:pPr>
            <w:pStyle w:val="TOC1"/>
            <w:tabs>
              <w:tab w:val="right" w:leader="dot" w:pos="9350"/>
            </w:tabs>
            <w:rPr>
              <w:rFonts w:ascii="Times New Roman" w:eastAsiaTheme="minorEastAsia" w:hAnsi="Times New Roman"/>
              <w:b w:val="0"/>
              <w:bCs w:val="0"/>
              <w:i w:val="0"/>
              <w:iCs w:val="0"/>
              <w:noProof/>
              <w:kern w:val="2"/>
              <w14:ligatures w14:val="standardContextual"/>
            </w:rPr>
          </w:pPr>
          <w:hyperlink w:anchor="_Toc230163210" w:history="1">
            <w:r>
              <w:rPr>
                <w:rStyle w:val="Hyperlink"/>
                <w:rFonts w:ascii="Times New Roman" w:hAnsi="Times New Roman"/>
                <w:noProof/>
              </w:rPr>
              <w:t>8. PHASE 6 — EVALUATION, SCALING, AND STEADY-STATE OPERATION (Adoption + Month 10 onward)</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_Toc230163210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18</w:t>
            </w:r>
            <w:r>
              <w:rPr>
                <w:rFonts w:ascii="Times New Roman" w:hAnsi="Times New Roman"/>
                <w:noProof/>
                <w:webHidden/>
              </w:rPr>
              <w:fldChar w:fldCharType="end"/>
            </w:r>
          </w:hyperlink>
        </w:p>
        <w:p w14:paraId="36624181" w14:textId="587E906C"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211" w:history="1">
            <w:r>
              <w:rPr>
                <w:rStyle w:val="Hyperlink"/>
                <w:rFonts w:ascii="Times New Roman" w:hAnsi="Times New Roman"/>
                <w:noProof/>
              </w:rPr>
              <w:t>8.1 Objective</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_Toc230163211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18</w:t>
            </w:r>
            <w:r>
              <w:rPr>
                <w:rFonts w:ascii="Times New Roman" w:hAnsi="Times New Roman"/>
                <w:noProof/>
                <w:webHidden/>
              </w:rPr>
              <w:fldChar w:fldCharType="end"/>
            </w:r>
          </w:hyperlink>
        </w:p>
        <w:p w14:paraId="7277B765" w14:textId="1F7E8121"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212" w:history="1">
            <w:r>
              <w:rPr>
                <w:rStyle w:val="Hyperlink"/>
                <w:rFonts w:ascii="Times New Roman" w:hAnsi="Times New Roman"/>
                <w:noProof/>
              </w:rPr>
              <w:t>8.2 Key Activities</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_Toc230163212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18</w:t>
            </w:r>
            <w:r>
              <w:rPr>
                <w:rFonts w:ascii="Times New Roman" w:hAnsi="Times New Roman"/>
                <w:noProof/>
                <w:webHidden/>
              </w:rPr>
              <w:fldChar w:fldCharType="end"/>
            </w:r>
          </w:hyperlink>
        </w:p>
        <w:p w14:paraId="75C38D1B" w14:textId="6F2E0E89"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213" w:history="1">
            <w:r>
              <w:rPr>
                <w:rStyle w:val="Hyperlink"/>
                <w:rFonts w:ascii="Times New Roman" w:hAnsi="Times New Roman"/>
                <w:noProof/>
              </w:rPr>
              <w:t>8.3 Deliverables</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_Toc230163213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18</w:t>
            </w:r>
            <w:r>
              <w:rPr>
                <w:rFonts w:ascii="Times New Roman" w:hAnsi="Times New Roman"/>
                <w:noProof/>
                <w:webHidden/>
              </w:rPr>
              <w:fldChar w:fldCharType="end"/>
            </w:r>
          </w:hyperlink>
        </w:p>
        <w:p w14:paraId="6A0948E8" w14:textId="2C623CCB" w:rsidR="00C111E9" w:rsidRPr="00C111E9" w:rsidRDefault="00C111E9">
          <w:pPr>
            <w:pStyle w:val="TOC1"/>
            <w:tabs>
              <w:tab w:val="right" w:leader="dot" w:pos="9350"/>
            </w:tabs>
            <w:rPr>
              <w:rFonts w:ascii="Times New Roman" w:eastAsiaTheme="minorEastAsia" w:hAnsi="Times New Roman"/>
              <w:b w:val="0"/>
              <w:bCs w:val="0"/>
              <w:i w:val="0"/>
              <w:iCs w:val="0"/>
              <w:noProof/>
              <w:kern w:val="2"/>
              <w14:ligatures w14:val="standardContextual"/>
            </w:rPr>
          </w:pPr>
          <w:hyperlink w:anchor="_Toc230163214" w:history="1">
            <w:r>
              <w:rPr>
                <w:rStyle w:val="Hyperlink"/>
                <w:rFonts w:ascii="Times New Roman" w:hAnsi="Times New Roman"/>
                <w:noProof/>
              </w:rPr>
              <w:t>9. RESOURCE REQUIREMENTS</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_Toc230163214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20</w:t>
            </w:r>
            <w:r>
              <w:rPr>
                <w:rFonts w:ascii="Times New Roman" w:hAnsi="Times New Roman"/>
                <w:noProof/>
                <w:webHidden/>
              </w:rPr>
              <w:fldChar w:fldCharType="end"/>
            </w:r>
          </w:hyperlink>
        </w:p>
        <w:p w14:paraId="013ECF1E" w14:textId="0841A7C8"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215" w:history="1">
            <w:r>
              <w:rPr>
                <w:rStyle w:val="Hyperlink"/>
                <w:rFonts w:ascii="Times New Roman" w:hAnsi="Times New Roman"/>
                <w:noProof/>
              </w:rPr>
              <w:t>9.1 Personnel</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_Toc230163215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20</w:t>
            </w:r>
            <w:r>
              <w:rPr>
                <w:rFonts w:ascii="Times New Roman" w:hAnsi="Times New Roman"/>
                <w:noProof/>
                <w:webHidden/>
              </w:rPr>
              <w:fldChar w:fldCharType="end"/>
            </w:r>
          </w:hyperlink>
        </w:p>
        <w:p w14:paraId="619C556A" w14:textId="5CAC5C9E"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216" w:history="1">
            <w:r>
              <w:rPr>
                <w:rStyle w:val="Hyperlink"/>
                <w:rFonts w:ascii="Times New Roman" w:hAnsi="Times New Roman"/>
                <w:noProof/>
              </w:rPr>
              <w:t>9.2 Training</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_Toc230163216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20</w:t>
            </w:r>
            <w:r>
              <w:rPr>
                <w:rFonts w:ascii="Times New Roman" w:hAnsi="Times New Roman"/>
                <w:noProof/>
                <w:webHidden/>
              </w:rPr>
              <w:fldChar w:fldCharType="end"/>
            </w:r>
          </w:hyperlink>
        </w:p>
        <w:p w14:paraId="4585A118" w14:textId="0AADDC73" w:rsidR="00C111E9" w:rsidRPr="00C111E9" w:rsidRDefault="00C111E9">
          <w:pPr>
            <w:pStyle w:val="TOC2"/>
            <w:tabs>
              <w:tab w:val="right" w:leader="dot" w:pos="9350"/>
            </w:tabs>
            <w:rPr>
              <w:rFonts w:ascii="Times New Roman" w:eastAsiaTheme="minorEastAsia" w:hAnsi="Times New Roman"/>
              <w:b w:val="0"/>
              <w:bCs w:val="0"/>
              <w:noProof/>
              <w:kern w:val="2"/>
              <w:sz w:val="24"/>
              <w:szCs w:val="24"/>
              <w14:ligatures w14:val="standardContextual"/>
            </w:rPr>
          </w:pPr>
          <w:hyperlink w:anchor="_Toc230163217" w:history="1">
            <w:r>
              <w:rPr>
                <w:rStyle w:val="Hyperlink"/>
                <w:rFonts w:ascii="Times New Roman" w:hAnsi="Times New Roman"/>
                <w:noProof/>
              </w:rPr>
              <w:t>9.3 Technology and Tools</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_Toc230163217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20</w:t>
            </w:r>
            <w:r>
              <w:rPr>
                <w:rFonts w:ascii="Times New Roman" w:hAnsi="Times New Roman"/>
                <w:noProof/>
                <w:webHidden/>
              </w:rPr>
              <w:fldChar w:fldCharType="end"/>
            </w:r>
          </w:hyperlink>
        </w:p>
        <w:p w14:paraId="3281F601" w14:textId="46729466" w:rsidR="00C111E9" w:rsidRPr="00C111E9" w:rsidRDefault="00C111E9">
          <w:pPr>
            <w:pStyle w:val="TOC1"/>
            <w:tabs>
              <w:tab w:val="right" w:leader="dot" w:pos="9350"/>
            </w:tabs>
            <w:rPr>
              <w:rFonts w:ascii="Times New Roman" w:eastAsiaTheme="minorEastAsia" w:hAnsi="Times New Roman"/>
              <w:b w:val="0"/>
              <w:bCs w:val="0"/>
              <w:i w:val="0"/>
              <w:iCs w:val="0"/>
              <w:noProof/>
              <w:kern w:val="2"/>
              <w14:ligatures w14:val="standardContextual"/>
            </w:rPr>
          </w:pPr>
          <w:hyperlink w:anchor="_Toc230163218" w:history="1">
            <w:r>
              <w:rPr>
                <w:rStyle w:val="Hyperlink"/>
                <w:rFonts w:ascii="Times New Roman" w:hAnsi="Times New Roman"/>
                <w:noProof/>
              </w:rPr>
              <w:t>10. COMMON IMPLEMENTATION RISKS</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_Toc230163218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21</w:t>
            </w:r>
            <w:r>
              <w:rPr>
                <w:rFonts w:ascii="Times New Roman" w:hAnsi="Times New Roman"/>
                <w:noProof/>
                <w:webHidden/>
              </w:rPr>
              <w:fldChar w:fldCharType="end"/>
            </w:r>
          </w:hyperlink>
        </w:p>
        <w:p w14:paraId="3EC74780" w14:textId="76BBB932" w:rsidR="00C111E9" w:rsidRPr="00C111E9" w:rsidRDefault="00C111E9">
          <w:pPr>
            <w:pStyle w:val="TOC1"/>
            <w:tabs>
              <w:tab w:val="right" w:leader="dot" w:pos="9350"/>
            </w:tabs>
            <w:rPr>
              <w:rFonts w:ascii="Times New Roman" w:eastAsiaTheme="minorEastAsia" w:hAnsi="Times New Roman"/>
              <w:b w:val="0"/>
              <w:bCs w:val="0"/>
              <w:i w:val="0"/>
              <w:iCs w:val="0"/>
              <w:noProof/>
              <w:kern w:val="2"/>
              <w14:ligatures w14:val="standardContextual"/>
            </w:rPr>
          </w:pPr>
          <w:hyperlink w:anchor="_Toc230163219" w:history="1">
            <w:r>
              <w:rPr>
                <w:rStyle w:val="Hyperlink"/>
                <w:rFonts w:ascii="Times New Roman" w:hAnsi="Times New Roman"/>
                <w:noProof/>
              </w:rPr>
              <w:t>11. APPENDIX QUICK REFERENCE</w:t>
            </w:r>
            <w:r>
              <w:rPr>
                <w:rFonts w:ascii="Times New Roman" w:hAnsi="Times New Roman"/>
                <w:noProof/>
                <w:webHidden/>
              </w:rPr>
              <w:tab/>
            </w:r>
            <w:r>
              <w:rPr>
                <w:rFonts w:ascii="Times New Roman" w:hAnsi="Times New Roman"/>
                <w:noProof/>
                <w:webHidden/>
              </w:rPr>
              <w:fldChar w:fldCharType="begin"/>
            </w:r>
            <w:r>
              <w:rPr>
                <w:rFonts w:ascii="Times New Roman" w:hAnsi="Times New Roman"/>
                <w:noProof/>
                <w:webHidden/>
              </w:rPr>
              <w:instrText xml:space="preserve"> PAGEREF _Toc230163219 \h </w:instrText>
            </w:r>
            <w:r>
              <w:rPr>
                <w:rFonts w:ascii="Times New Roman" w:hAnsi="Times New Roman"/>
                <w:noProof/>
                <w:webHidden/>
              </w:rPr>
            </w:r>
            <w:r>
              <w:rPr>
                <w:rFonts w:ascii="Times New Roman" w:hAnsi="Times New Roman"/>
                <w:noProof/>
                <w:webHidden/>
              </w:rPr>
              <w:fldChar w:fldCharType="separate"/>
            </w:r>
            <w:r>
              <w:rPr>
                <w:rFonts w:ascii="Times New Roman" w:hAnsi="Times New Roman"/>
                <w:noProof/>
                <w:webHidden/>
              </w:rPr>
              <w:t>22</w:t>
            </w:r>
            <w:r>
              <w:rPr>
                <w:rFonts w:ascii="Times New Roman" w:hAnsi="Times New Roman"/>
                <w:noProof/>
                <w:webHidden/>
              </w:rPr>
              <w:fldChar w:fldCharType="end"/>
            </w:r>
          </w:hyperlink>
        </w:p>
        <w:p w14:paraId="561883FC" w14:textId="7E0EC9BF" w:rsidR="00C111E9" w:rsidRPr="00C111E9" w:rsidRDefault="00C111E9">
          <w:r>
            <w:rPr>
              <w:b/>
              <w:bCs/>
              <w:noProof/>
            </w:rPr>
            <w:fldChar w:fldCharType="end"/>
          </w:r>
        </w:p>
      </w:sdtContent>
    </w:sdt>
    <w:p w14:paraId="397F6BB9" w14:textId="0803626B" w:rsidR="00C111E9" w:rsidRPr="00C111E9" w:rsidRDefault="00C111E9">
      <w:r>
        <w:br w:type="page"/>
      </w:r>
    </w:p>
    <w:p w14:paraId="04E34D82" w14:textId="77777777" w:rsidR="00E51BEC" w:rsidRPr="00C111E9" w:rsidRDefault="00E51BEC"/>
    <w:p w14:paraId="5ECC6C9B" w14:textId="77777777" w:rsidR="00E51BEC" w:rsidRPr="00C111E9" w:rsidRDefault="00000000">
      <w:pPr>
        <w:pStyle w:val="Heading1"/>
      </w:pPr>
      <w:bookmarkStart w:id="2" w:name="_Toc230163178"/>
      <w:r>
        <w:t>1. PURPOSE AND SCOPE</w:t>
      </w:r>
      <w:bookmarkEnd w:id="2"/>
    </w:p>
    <w:p w14:paraId="636F6041" w14:textId="293AAD78" w:rsidR="00E51BEC" w:rsidRPr="00C111E9" w:rsidRDefault="00000000">
      <w:pPr>
        <w:spacing w:after="120" w:line="276" w:lineRule="auto"/>
        <w:ind w:firstLine="720"/>
      </w:pPr>
      <w:r>
        <w:t xml:space="preserve">The question confronting any state environmental agency that adopts an AI governance framework is whether the agency can translate that policy into disciplined, repeatable operational practice. The SCDES AI Governance Framework establishes the normative architecture: the principles, the institutional structures, the risk classification </w:t>
      </w:r>
      <w:r>
        <w:t>structure</w:t>
      </w:r>
      <w:r>
        <w:t>, and the compliance obligations that must attend any deployment of artificial intelligence within the agency’s regulatory mission. This Implementation Playbook serves as the operational bridge between that normative architecture and the day-to-day work of the agency’s personnel.</w:t>
      </w:r>
    </w:p>
    <w:p w14:paraId="42CC97AC" w14:textId="4B1D9495" w:rsidR="00E51BEC" w:rsidRPr="00C111E9" w:rsidRDefault="00000000">
      <w:pPr>
        <w:spacing w:after="120" w:line="276" w:lineRule="auto"/>
        <w:ind w:firstLine="720"/>
      </w:pPr>
      <w:r>
        <w:t xml:space="preserve">The Playbook is organized around </w:t>
      </w:r>
      <w:r>
        <w:t>six implementation phases established by this Playbook, implementing the governance obligations of the SCDES AI Governance Framework. Procedural detail implementing the Framework is set forth in the SCDES AI Operations Manual (Framework §1), and this Playbook must remain consistent with the Framework and the Operations Manual.</w:t>
      </w:r>
      <w:r>
        <w:t xml:space="preserve"> For each phase, this document identifies the specific activities required, the artifacts that must be produced, the decision gates that must be satisfied before progression, and the adaptation guidance that enables transferability to other jurisdictions. This Playbook requires the implementing agency to proceed from prerequisite validation to mobilization, from readiness assessment to use case development, and from pilot deployment to institutional scaling.</w:t>
      </w:r>
    </w:p>
    <w:p w14:paraId="5048E80E" w14:textId="5FE80FCB" w:rsidR="00E51BEC" w:rsidRPr="00C111E9" w:rsidRDefault="00000000" w:rsidP="00C111E9">
      <w:pPr>
        <w:spacing w:after="120" w:line="276" w:lineRule="auto"/>
        <w:ind w:firstLine="720"/>
      </w:pPr>
      <w:r>
        <w:t>Three audiences are addressed. Agency leadership, e.g. those who authorize, resource, and bear political accountability for AI governance, will find in each phase the decisions that require their attention and the deliverables that evidence due diligence. Program managers, e.g. those who coordinate across divisions and ensure operational compliance, will find the step-by-step activities, timelines, and artifact requirements necessary to execute. Technical staff, e.g. those who build, monitor, and maintain AI systems, will find the specific appendix references and evaluation criteria against which their work will be measured.</w:t>
      </w:r>
      <w:r>
        <w:br w:type="page"/>
      </w:r>
    </w:p>
    <w:p w14:paraId="17FB4112" w14:textId="77777777" w:rsidR="00E51BEC" w:rsidRPr="00C111E9" w:rsidRDefault="00000000">
      <w:pPr>
        <w:pStyle w:val="Heading1"/>
      </w:pPr>
      <w:bookmarkStart w:id="3" w:name="_Toc230163179"/>
      <w:r>
        <w:lastRenderedPageBreak/>
        <w:t>2. PRE-IMPLEMENTATION CHECKLIST</w:t>
      </w:r>
      <w:bookmarkEnd w:id="3"/>
    </w:p>
    <w:p w14:paraId="1CFC1D2B" w14:textId="77777777" w:rsidR="00E51BEC" w:rsidRPr="00C111E9" w:rsidRDefault="00000000">
      <w:pPr>
        <w:spacing w:after="120" w:line="276" w:lineRule="auto"/>
        <w:ind w:firstLine="720"/>
      </w:pPr>
      <w:r>
        <w:t>Before an agency enters Phase 1, it must confirm that certain foundational prerequisites are satisfied. The logic here parallels the constitutional doctrine of ripeness: just as a court will not adjudicate a controversy that has not yet matured into a justiciable dispute, an agency should not initiate a governance implementation that lacks the institutional preconditions for success. The Institutional Capacity Assessment at Appendix M provides the formal evaluation instrument, but the checklist below identifies the threshold conditions that must be affirmatively established before implementation commences.</w:t>
      </w:r>
    </w:p>
    <w:p w14:paraId="0EF7B4FE" w14:textId="77777777" w:rsidR="00E51BEC" w:rsidRPr="00C111E9" w:rsidRDefault="00000000">
      <w:pPr>
        <w:pStyle w:val="Heading2"/>
      </w:pPr>
      <w:bookmarkStart w:id="4" w:name="_Toc230163180"/>
      <w:r>
        <w:t>2.1 Leadership Prerequisites</w:t>
      </w:r>
      <w:bookmarkEnd w:id="4"/>
    </w:p>
    <w:p w14:paraId="4FE73ADB" w14:textId="5BD351A4" w:rsidR="00E51BEC" w:rsidRPr="00C111E9" w:rsidRDefault="00000000">
      <w:pPr>
        <w:spacing w:after="120" w:line="276" w:lineRule="auto"/>
        <w:ind w:firstLine="720"/>
      </w:pPr>
      <w:r>
        <w:t>The single most consequential prerequisite is executive sponsorship. An executive sponsor must be identified who possesses the authority to convene the AI Governance Council, to direct resource allocation, and to ensure that AI governance receives institutional priority commensurate with its strategic significance. The agency head must be substantively briefed on the governance requirements, the resource implications, and the timeline for implementation. General Counsel must be engaged and aware of the legal framework set forth at Section 9 of the Framework, including but not limited to, the federal compliance obligations under Title VI of the Civil Rights Act of 1964, 42 U.S.C. § 2000d, the Americans with Disabilities Act Title II, 42 U.S.C. §§ 12131–12165, and the Clean Water Act, Resource Conservation and Recovery Act, and Clean Air Act provisions that govern the agency’s delegated programs. A legislative liaison must be prepared to respond to oversight inquiries, because legislative interest in governmental use of artificial intelligence is an active and growing feature of the political landscape.</w:t>
      </w:r>
    </w:p>
    <w:p w14:paraId="74C9C171" w14:textId="77777777" w:rsidR="00E51BEC" w:rsidRPr="00C111E9" w:rsidRDefault="00000000">
      <w:pPr>
        <w:pStyle w:val="Heading2"/>
      </w:pPr>
      <w:bookmarkStart w:id="5" w:name="_Toc230163181"/>
      <w:r>
        <w:t>2.2 Technical Prerequisites</w:t>
      </w:r>
      <w:bookmarkEnd w:id="5"/>
    </w:p>
    <w:p w14:paraId="7B0EFCBD" w14:textId="0E650129" w:rsidR="00E51BEC" w:rsidRPr="00C111E9" w:rsidRDefault="00000000">
      <w:pPr>
        <w:spacing w:after="120" w:line="276" w:lineRule="auto"/>
        <w:ind w:firstLine="720"/>
      </w:pPr>
      <w:r>
        <w:t>The information technology infrastructure must be assessed with sufficient rigor to determine whether it can support AI system deployment. This assessment corresponds to Dimension 2 of the Institutional Capacity Assessment at Appendix M. The agency’s data governance baseline must be established, or, if no such baseline exists, a gap analysis must be completed using the Data Readiness Assessment at Appendix D. The cybersecurity posture of the agency must be sufficient to support AI deployment without introducing unacceptable vulnerability as a prerequisite. An agency that proceeds to Phase 1 without confirming these conditions is building governance infrastructure on an unstable foundation.</w:t>
      </w:r>
    </w:p>
    <w:p w14:paraId="0902E60F" w14:textId="77777777" w:rsidR="00E51BEC" w:rsidRPr="00C111E9" w:rsidRDefault="00000000">
      <w:pPr>
        <w:pStyle w:val="Heading2"/>
      </w:pPr>
      <w:bookmarkStart w:id="6" w:name="_Toc230163182"/>
      <w:r>
        <w:t>2.3 Organizational Prerequisites</w:t>
      </w:r>
      <w:bookmarkEnd w:id="6"/>
    </w:p>
    <w:p w14:paraId="79EC46C4" w14:textId="0CB4400B" w:rsidR="00E51BEC" w:rsidRPr="00C111E9" w:rsidRDefault="00000000" w:rsidP="00E6224B">
      <w:pPr>
        <w:spacing w:after="120" w:line="276" w:lineRule="auto"/>
        <w:ind w:firstLine="720"/>
      </w:pPr>
      <w:r>
        <w:t>Staff awareness is both a practical necessity and an ethical obligation. Before formal implementation begins, a communication must be issued to all staff explaining that AI governance is forthcoming, articulating the reasons for it, and providing a channel for questions and concerns. The framing matters enormously: staff must understand that AI governance exists to ensure that the agency deploys these tools responsibly and effectively. A training needs assessment must be initiated, per Dimension 4 of Appendix M, so that the agency can develop a workforce development plan calibrated to the actual skill gaps that exist. Finally, a budget request or reallocation must be identified for implementation costs.</w:t>
      </w:r>
      <w:r>
        <w:br w:type="page"/>
      </w:r>
    </w:p>
    <w:p w14:paraId="7863BB45" w14:textId="77777777" w:rsidR="00E51BEC" w:rsidRPr="00C111E9" w:rsidRDefault="00000000">
      <w:pPr>
        <w:pStyle w:val="Heading1"/>
      </w:pPr>
      <w:bookmarkStart w:id="7" w:name="_Toc230163183"/>
      <w:r>
        <w:lastRenderedPageBreak/>
        <w:t>3. PHASE 1 — MOBILIZATION (Adoption + Month 1)</w:t>
      </w:r>
      <w:bookmarkEnd w:id="7"/>
    </w:p>
    <w:p w14:paraId="25143FD4" w14:textId="48D9F69D" w:rsidR="00E51BEC" w:rsidRPr="00C111E9" w:rsidRDefault="00000000">
      <w:pPr>
        <w:spacing w:after="120" w:line="276" w:lineRule="auto"/>
        <w:ind w:firstLine="720"/>
      </w:pPr>
      <w:r>
        <w:rPr>
          <w:i/>
          <w:iCs/>
        </w:rPr>
        <w:t xml:space="preserve">Framework Reference: </w:t>
      </w:r>
      <w:r>
        <w:rPr>
          <w:i/>
          <w:iCs/>
        </w:rPr>
        <w:t xml:space="preserve">SCDES AI Governance Framework (implementation layer, Framework §1) — </w:t>
      </w:r>
      <w:r>
        <w:rPr>
          <w:i/>
          <w:iCs/>
        </w:rPr>
        <w:t>Phase 1 (Adoption + Month 1)</w:t>
      </w:r>
    </w:p>
    <w:p w14:paraId="14E161F0" w14:textId="77777777" w:rsidR="00E51BEC" w:rsidRPr="00C111E9" w:rsidRDefault="00000000">
      <w:pPr>
        <w:pStyle w:val="Heading2"/>
      </w:pPr>
      <w:bookmarkStart w:id="8" w:name="_Toc230163184"/>
      <w:r>
        <w:t>3.1 Objective</w:t>
      </w:r>
      <w:bookmarkEnd w:id="8"/>
    </w:p>
    <w:p w14:paraId="2576F753" w14:textId="77777777" w:rsidR="00E51BEC" w:rsidRPr="00C111E9" w:rsidRDefault="00000000">
      <w:pPr>
        <w:spacing w:after="120" w:line="276" w:lineRule="auto"/>
        <w:ind w:firstLine="720"/>
      </w:pPr>
      <w:r>
        <w:t>The objective of Phase 1 is to stand up the governance infrastructure upon which every subsequent phase depends. This means establishing the AI Governance Council, securing formal adoption of the Framework by agency leadership, initializing the AI System Registry, and creating the communication channels through which the governance process will operate. Phase 1 is foundational in the most literal sense: the structures erected here bear the weight of every activity that follows.</w:t>
      </w:r>
    </w:p>
    <w:p w14:paraId="5FFAFB66" w14:textId="77777777" w:rsidR="00E51BEC" w:rsidRPr="00C111E9" w:rsidRDefault="00000000">
      <w:pPr>
        <w:pStyle w:val="Heading2"/>
      </w:pPr>
      <w:bookmarkStart w:id="9" w:name="_Toc230163185"/>
      <w:r>
        <w:t>3.2 Key Activities</w:t>
      </w:r>
      <w:bookmarkEnd w:id="9"/>
    </w:p>
    <w:p w14:paraId="3A8B6680" w14:textId="6CD6C0BF" w:rsidR="00E51BEC" w:rsidRPr="00C111E9" w:rsidRDefault="00000000">
      <w:pPr>
        <w:spacing w:after="120" w:line="276" w:lineRule="auto"/>
        <w:ind w:firstLine="720"/>
      </w:pPr>
      <w:r>
        <w:t xml:space="preserve">The first and most critical activity is the establishment of the AI Governance Council. The Council’s membership must satisfy the requirements set forth at Section 6.1 of the Framework, </w:t>
      </w:r>
      <w:r>
        <w:t>which prescribes four standing members: the Agency Director, who serves as Council Chair; the CTO; and two executive-level delegates appointed by the Director, such as the Agency General Counsel, a Deputy Director, or the AI Strategist (Framework §6.1)</w:t>
      </w:r>
      <w:r>
        <w:t>. A Council charter must be drafted and signed, establishing the body’s authority, membership, decision-making procedures, quorum requirements, and meeting cadence.</w:t>
      </w:r>
      <w:r>
        <w:t xml:space="preserve"> The Council’s operating procedures, including decision-making procedures, quorum, and meeting cadence, are set forth in the SCDES AI Operations Manual, and amendment authority rests with the Agency Director (Framework §6.1).</w:t>
      </w:r>
      <w:r>
        <w:t xml:space="preserve"> During the implementation period, a monthly meeting schedule is recommended; at steady-state operations, quarterly meetings will ordinarily suffice, with provision for ad hoc convening when circumstances require it.</w:t>
      </w:r>
    </w:p>
    <w:p w14:paraId="10E80C4D" w14:textId="05AD45D1" w:rsidR="00E51BEC" w:rsidRPr="00C111E9" w:rsidRDefault="00000000">
      <w:pPr>
        <w:spacing w:after="120" w:line="276" w:lineRule="auto"/>
        <w:ind w:firstLine="720"/>
      </w:pPr>
      <w:r>
        <w:t xml:space="preserve">The second activity is formal adoption of the Framework. The Framework must be presented to agency leadership for formal endorsement through the required procedures, and that endorsement must be memorialized in an agency directive or policy memorandum that makes the Framework binding on </w:t>
      </w:r>
      <w:r>
        <w:t>all programs, bureaus, and offices</w:t>
      </w:r>
      <w:r>
        <w:t xml:space="preserve">. </w:t>
      </w:r>
    </w:p>
    <w:p w14:paraId="312CAA9C" w14:textId="635C2217" w:rsidR="00E51BEC" w:rsidRPr="00C111E9" w:rsidRDefault="00000000">
      <w:pPr>
        <w:spacing w:after="120" w:line="276" w:lineRule="auto"/>
        <w:ind w:firstLine="720"/>
      </w:pPr>
      <w:r>
        <w:t xml:space="preserve">Third, the AI System Registry at Appendix C must be initialized. This requires an inventory of any existing AI or AI-adjacent systems already in operational use within the agency. Every such system must be registered, including those that predate the Framework. The purpose is twofold: to establish a complete picture of the agency’s current AI footprint and to bring legacy systems within the governance perimeter. </w:t>
      </w:r>
      <w:r>
        <w:t>No AI system may operate within SCDES without a current entry in the Registry, and any AI system discovered operating without registration constitutes Shadow AI in violation of this framework (Framework §7A); Shadow AI is prohibited (Framework §3). Where uncertainty exists as to whether a particular tool falls within or outside the Framework’s scope, the CTO shall make the determination, subject to AI Governance Council review (Framework §2).</w:t>
      </w:r>
    </w:p>
    <w:p w14:paraId="1999E4D6" w14:textId="19940B4A" w:rsidR="00E51BEC" w:rsidRPr="00C111E9" w:rsidRDefault="00000000">
      <w:pPr>
        <w:spacing w:after="120" w:line="276" w:lineRule="auto"/>
        <w:ind w:firstLine="720"/>
      </w:pPr>
      <w:r>
        <w:t>Fourth, communication channels must be established. A designated AI governance point of contact must be identified, and an intake submission process, whether by email, web form, or ticketing system, must be created to receive Appendix G submissions from program areas seeking to propose AI use cases. The existence of a clear, accessible intake process is what transforms governance from a gatekeeping function into a service function.</w:t>
      </w:r>
    </w:p>
    <w:p w14:paraId="3FECA821" w14:textId="6094AAEA" w:rsidR="00E51BEC" w:rsidRPr="00C111E9" w:rsidRDefault="00000000">
      <w:pPr>
        <w:spacing w:after="120" w:line="276" w:lineRule="auto"/>
        <w:ind w:firstLine="720"/>
      </w:pPr>
      <w:r>
        <w:lastRenderedPageBreak/>
        <w:t xml:space="preserve">Fifth, the agency must confirm alignment with </w:t>
      </w:r>
      <w:r>
        <w:t>the South Carolina State Agencies Artificial Intelligence Strategy</w:t>
      </w:r>
      <w:r>
        <w:t xml:space="preserve">. For South Carolina, this means documenting alignment with </w:t>
      </w:r>
      <w:del w:id="10" w:author="SCDES AI Activation — Draft 2" w:date="2026-07-09T00:00:00Z">
        <w:r>
          <w:delText>the Center of Excellence’s Protect, Promote, and Pursue pillars</w:delText>
        </w:r>
      </w:del>
      <w:ins w:id="11" w:author="SCDES AI Activation — Draft 2" w:date="2026-07-09T00:00:00Z">
        <w:r>
          <w:t>the State Strategy’s Protect, Promote, and Pursue pillars, as outlined in the SCDES AI Operations Manual</w:t>
        </w:r>
      </w:ins>
      <w:r>
        <w:t>. This alignment confirmation should be incorporated into the Council charter as an appendix or preamble, establishing the relationship between agency-level governance and state-level strategic direction.</w:t>
      </w:r>
    </w:p>
    <w:p w14:paraId="74FAD147" w14:textId="77777777" w:rsidR="00E51BEC" w:rsidRPr="00C111E9" w:rsidRDefault="00000000">
      <w:pPr>
        <w:pStyle w:val="Heading2"/>
      </w:pPr>
      <w:bookmarkStart w:id="12" w:name="_Toc230163186"/>
      <w:r>
        <w:t>3.3 Deliverables</w:t>
      </w:r>
      <w:bookmarkEnd w:id="12"/>
    </w:p>
    <w:p w14:paraId="553B8215" w14:textId="77777777" w:rsidR="00E51BEC" w:rsidRPr="00C111E9" w:rsidRDefault="00000000">
      <w:pPr>
        <w:spacing w:after="120" w:line="276" w:lineRule="auto"/>
        <w:ind w:firstLine="720"/>
      </w:pPr>
      <w:r>
        <w:t>Phase 1 produces four deliverables: a signed Council charter with membership roster; an agency adoption memorandum or directive; an initialized AI System Registry containing all existing systems; and a documented, communicated intake process available to all program areas.</w:t>
      </w:r>
    </w:p>
    <w:p w14:paraId="66FA520B" w14:textId="77777777" w:rsidR="00E51BEC" w:rsidRPr="00C111E9" w:rsidRDefault="00000000">
      <w:pPr>
        <w:pStyle w:val="Heading2"/>
      </w:pPr>
      <w:bookmarkStart w:id="13" w:name="_Toc230163187"/>
      <w:r>
        <w:t>3.4 Decision Gate</w:t>
      </w:r>
      <w:bookmarkEnd w:id="13"/>
    </w:p>
    <w:p w14:paraId="0DA4DD74" w14:textId="00ED00E0" w:rsidR="00E51BEC" w:rsidRPr="00C111E9" w:rsidRDefault="00000000" w:rsidP="00BB213B">
      <w:pPr>
        <w:spacing w:after="120" w:line="276" w:lineRule="auto"/>
        <w:ind w:firstLine="720"/>
      </w:pPr>
      <w:r>
        <w:t xml:space="preserve">Phase 1 is complete when the AI Governance Council has convened at least once, the Registry is initialized with a complete inventory, and the intake process is operational. These are conjunctive requirements and all three must be satisfied before the agency proceeds to Phase 2. The decision to advance is the Council’s first official act of governance. </w:t>
      </w:r>
    </w:p>
    <w:p w14:paraId="08D072B3" w14:textId="77777777" w:rsidR="00E51BEC" w:rsidRPr="00C111E9" w:rsidRDefault="00000000">
      <w:r>
        <w:br w:type="page"/>
      </w:r>
    </w:p>
    <w:p w14:paraId="3FCD0269" w14:textId="77777777" w:rsidR="00E51BEC" w:rsidRPr="00C111E9" w:rsidRDefault="00000000">
      <w:pPr>
        <w:pStyle w:val="Heading1"/>
      </w:pPr>
      <w:bookmarkStart w:id="14" w:name="_Toc230163189"/>
      <w:r>
        <w:lastRenderedPageBreak/>
        <w:t>4. PHASE 2 — READINESS ASSESSMENT (Adoption + Months 1–2)</w:t>
      </w:r>
      <w:bookmarkEnd w:id="14"/>
    </w:p>
    <w:p w14:paraId="36E257A1" w14:textId="77777777" w:rsidR="00E51BEC" w:rsidRPr="00C111E9" w:rsidRDefault="00000000">
      <w:pPr>
        <w:spacing w:after="120" w:line="276" w:lineRule="auto"/>
        <w:ind w:firstLine="720"/>
      </w:pPr>
      <w:r>
        <w:rPr>
          <w:i/>
          <w:iCs/>
        </w:rPr>
        <w:t xml:space="preserve">Framework Reference: </w:t>
      </w:r>
      <w:del w:id="15" w:author="SCDES AI Activation — Draft 2" w:date="2026-07-09T00:00:00Z">
        <w:r>
          <w:rPr>
            <w:i/>
            <w:iCs/>
          </w:rPr>
          <w:delText xml:space="preserve">Part III, </w:delText>
        </w:r>
      </w:del>
      <w:ins w:id="16" w:author="SCDES AI Activation — Draft 2" w:date="2026-07-09T00:00:00Z">
        <w:r>
          <w:rPr>
            <w:i/>
            <w:iCs/>
          </w:rPr>
          <w:t xml:space="preserve">SCDES AI Governance Framework (implementation layer, Framework §1) — </w:t>
        </w:r>
      </w:ins>
      <w:r>
        <w:rPr>
          <w:i/>
          <w:iCs/>
        </w:rPr>
        <w:t>Phase 2 (Adoption + Months 1–2)</w:t>
      </w:r>
    </w:p>
    <w:p w14:paraId="24487B08" w14:textId="77777777" w:rsidR="00E51BEC" w:rsidRPr="00C111E9" w:rsidRDefault="00000000">
      <w:pPr>
        <w:pStyle w:val="Heading2"/>
      </w:pPr>
      <w:bookmarkStart w:id="17" w:name="_Toc230163190"/>
      <w:r>
        <w:t>4.1 Objective</w:t>
      </w:r>
      <w:bookmarkEnd w:id="17"/>
    </w:p>
    <w:p w14:paraId="0BA49696" w14:textId="196E382B" w:rsidR="00E51BEC" w:rsidRPr="00C111E9" w:rsidRDefault="00000000">
      <w:pPr>
        <w:spacing w:after="120" w:line="276" w:lineRule="auto"/>
        <w:ind w:firstLine="720"/>
      </w:pPr>
      <w:r>
        <w:t>Phase 2 subjects the agency to a rigorous self-assessment across the five capacity dimensions defined in the Institutional Capacity Assessment at Appendix M: leadership commitment, technical infrastructure, data governance maturity, workforce readiness, and process discipline. For every dimension that falls below the readiness threshold, the agency must develop and resource a targeted remediation plan before advancing to active use case development.</w:t>
      </w:r>
    </w:p>
    <w:p w14:paraId="4431A034" w14:textId="77777777" w:rsidR="00E51BEC" w:rsidRPr="00C111E9" w:rsidRDefault="00000000">
      <w:pPr>
        <w:pStyle w:val="Heading2"/>
      </w:pPr>
      <w:bookmarkStart w:id="18" w:name="_Toc230163191"/>
      <w:r>
        <w:t>4.2 Key Activities</w:t>
      </w:r>
      <w:bookmarkEnd w:id="18"/>
    </w:p>
    <w:p w14:paraId="3EDBCF12" w14:textId="77777777" w:rsidR="00E51BEC" w:rsidRPr="00C111E9" w:rsidRDefault="00000000">
      <w:pPr>
        <w:spacing w:after="120" w:line="276" w:lineRule="auto"/>
        <w:ind w:firstLine="720"/>
      </w:pPr>
      <w:r>
        <w:t>The Institutional Capacity Assessment at Appendix M must be completed in full. Assessment leads should be assigned for each of the five dimensions, and evidence must be collected per the assessment tool’s requirements. This is not a self-certification exercise; it is an evidence-based evaluation that the AI Governance Council will use to determine whether the agency possesses the institutional capacity to govern AI responsibly. A composite score below 3.0—indicating “Not Ready” or “Foundational” status—means the agency has identified gaps that must be addressed before proceeding.</w:t>
      </w:r>
    </w:p>
    <w:p w14:paraId="11A3B9C3" w14:textId="77777777" w:rsidR="00E51BEC" w:rsidRPr="00C111E9" w:rsidRDefault="00000000">
      <w:pPr>
        <w:spacing w:after="120" w:line="276" w:lineRule="auto"/>
        <w:ind w:firstLine="720"/>
      </w:pPr>
      <w:r>
        <w:t>Concurrently, the Data Readiness Assessment at Appendix D must be completed for each program area likely to propose AI projects. The purpose is to identify which programs possess data infrastructure mature enough to support AI use cases and which require remediation. Programs with the most mature data infrastructure should be prioritized for early use cases, on the principle that initial pilots should be positioned for success rather than burdened with foundational data challenges.</w:t>
      </w:r>
    </w:p>
    <w:p w14:paraId="511A279C" w14:textId="77777777" w:rsidR="00E51BEC" w:rsidRPr="00C111E9" w:rsidRDefault="00000000">
      <w:pPr>
        <w:spacing w:after="120" w:line="276" w:lineRule="auto"/>
        <w:ind w:firstLine="720"/>
      </w:pPr>
      <w:r>
        <w:t>For any capacity dimension scoring below 3.0, a targeted remediation plan must be developed. Each plan must identify the owner responsible for execution, the specific actions required, and the timeline for completion. These plans require AI Governance Council approval, because remediation often requires resource allocation that only leadership can authorize. This is the governance process working as intended: assessment surfaces reality, reality informs action, and action is authorized through the proper institutional channel.</w:t>
      </w:r>
    </w:p>
    <w:p w14:paraId="736E673B" w14:textId="77777777" w:rsidR="00E51BEC" w:rsidRPr="00C111E9" w:rsidRDefault="00000000">
      <w:pPr>
        <w:spacing w:after="120" w:line="276" w:lineRule="auto"/>
        <w:ind w:firstLine="720"/>
      </w:pPr>
      <w:r>
        <w:t>A tiered training program must be developed based on the workforce assessment at Dimension 4 of Appendix M. The training architecture should address three audiences: executive AI literacy for senior leadership, governance training for Council members and program managers, and operational training for technical staff responsible for system monitoring, vendor management, and evaluation methodology. Finally, an inventory of existing vendor contracts that may involve AI must be compiled, flagging any that require the Vendor AI Disclosure at Appendix E.</w:t>
      </w:r>
    </w:p>
    <w:p w14:paraId="6D7B4149" w14:textId="77777777" w:rsidR="00E51BEC" w:rsidRPr="00C111E9" w:rsidRDefault="00000000">
      <w:pPr>
        <w:pStyle w:val="Heading2"/>
      </w:pPr>
      <w:bookmarkStart w:id="19" w:name="_Toc230163192"/>
      <w:r>
        <w:t>4.3 Deliverables</w:t>
      </w:r>
      <w:bookmarkEnd w:id="19"/>
    </w:p>
    <w:p w14:paraId="2C847B4A" w14:textId="77777777" w:rsidR="00E51BEC" w:rsidRPr="00C111E9" w:rsidRDefault="00000000">
      <w:pPr>
        <w:spacing w:after="120" w:line="276" w:lineRule="auto"/>
        <w:ind w:firstLine="720"/>
      </w:pPr>
      <w:r>
        <w:t xml:space="preserve">Phase 2 produces five deliverables: a completed Appendix M with composite score and dimensional breakdowns; Appendix D assessments for priority program areas; a Council-approved gap remediation plan with assigned owners and timelines; a training curriculum outline calibrated to the </w:t>
      </w:r>
      <w:r>
        <w:lastRenderedPageBreak/>
        <w:t>workforce assessment findings; and a vendor AI inventory identifying existing contracts requiring disclosure review.</w:t>
      </w:r>
    </w:p>
    <w:p w14:paraId="717AA3C4" w14:textId="77777777" w:rsidR="00E51BEC" w:rsidRPr="00C111E9" w:rsidRDefault="00000000">
      <w:pPr>
        <w:pStyle w:val="Heading2"/>
      </w:pPr>
      <w:bookmarkStart w:id="20" w:name="_Toc230163193"/>
      <w:r>
        <w:t>4.4 Decision Gate</w:t>
      </w:r>
      <w:bookmarkEnd w:id="20"/>
    </w:p>
    <w:p w14:paraId="08E986E6" w14:textId="26E9D7ED" w:rsidR="00E51BEC" w:rsidRPr="00C111E9" w:rsidRDefault="00000000">
      <w:pPr>
        <w:spacing w:after="120" w:line="276" w:lineRule="auto"/>
        <w:ind w:firstLine="720"/>
      </w:pPr>
      <w:r>
        <w:t>Phase 2 is complete when the Institutional Capacity Assessment composite score reaches 3.0 or higher, reflecting “Conditionally Ready” or better status, and all critical gaps have remediation plans with assigned owners. If the composite score remains below 3.0, the agency must extend Phase 2 until remediation brings the score to threshold. The gate is not a deadline; it is a standard. Proceeding to use case development with an unprepared organization is a governance failure that no timeline pressure can justify.</w:t>
      </w:r>
    </w:p>
    <w:p w14:paraId="2D4191AA" w14:textId="77777777" w:rsidR="00E51BEC" w:rsidRPr="00C111E9" w:rsidRDefault="00000000">
      <w:r>
        <w:br w:type="page"/>
      </w:r>
    </w:p>
    <w:p w14:paraId="477DE33A" w14:textId="77777777" w:rsidR="00E51BEC" w:rsidRPr="00C111E9" w:rsidRDefault="00000000">
      <w:pPr>
        <w:pStyle w:val="Heading1"/>
      </w:pPr>
      <w:bookmarkStart w:id="21" w:name="_Toc230163195"/>
      <w:r>
        <w:lastRenderedPageBreak/>
        <w:t>5. PHASE 3 — USE CASE DEVELOPMENT (Adoption + Months 2–3)</w:t>
      </w:r>
      <w:bookmarkEnd w:id="21"/>
    </w:p>
    <w:p w14:paraId="4382F1F3" w14:textId="77777777" w:rsidR="00E51BEC" w:rsidRPr="00C111E9" w:rsidRDefault="00000000">
      <w:pPr>
        <w:spacing w:after="120" w:line="276" w:lineRule="auto"/>
        <w:ind w:firstLine="720"/>
      </w:pPr>
      <w:r>
        <w:rPr>
          <w:i/>
          <w:iCs/>
        </w:rPr>
        <w:t xml:space="preserve">Framework Reference: </w:t>
      </w:r>
      <w:del w:id="22" w:author="SCDES AI Activation — Draft 2" w:date="2026-07-09T00:00:00Z">
        <w:r>
          <w:rPr>
            <w:i/>
            <w:iCs/>
          </w:rPr>
          <w:delText xml:space="preserve">Part III, </w:delText>
        </w:r>
      </w:del>
      <w:ins w:id="23" w:author="SCDES AI Activation — Draft 2" w:date="2026-07-09T00:00:00Z">
        <w:r>
          <w:rPr>
            <w:i/>
            <w:iCs/>
          </w:rPr>
          <w:t xml:space="preserve">SCDES AI Governance Framework (implementation layer, Framework §1) — </w:t>
        </w:r>
      </w:ins>
      <w:r>
        <w:rPr>
          <w:i/>
          <w:iCs/>
        </w:rPr>
        <w:t>Phase 3 (Adoption + Months 2–3)</w:t>
      </w:r>
    </w:p>
    <w:p w14:paraId="1188D4DE" w14:textId="77777777" w:rsidR="00E51BEC" w:rsidRPr="00C111E9" w:rsidRDefault="00000000">
      <w:pPr>
        <w:pStyle w:val="Heading2"/>
      </w:pPr>
      <w:bookmarkStart w:id="24" w:name="_Toc230163196"/>
      <w:r>
        <w:t>5.1 Objective</w:t>
      </w:r>
      <w:bookmarkEnd w:id="24"/>
    </w:p>
    <w:p w14:paraId="495AF71B" w14:textId="77777777" w:rsidR="00E51BEC" w:rsidRPr="00C111E9" w:rsidRDefault="00000000">
      <w:pPr>
        <w:spacing w:after="120" w:line="276" w:lineRule="auto"/>
        <w:ind w:firstLine="720"/>
      </w:pPr>
      <w:r>
        <w:t>Phase 3 transitions the agency from infrastructure-building to substantive engagement with AI use cases. The objective is to solicit, evaluate, and prioritize AI use case proposals using the structured instruments established in the Framework: the Environmental AI Use Case Taxonomy at Appendix A, the Project Intake Form at Appendix G, and the Risk Classification Matrix at Appendix B.</w:t>
      </w:r>
    </w:p>
    <w:p w14:paraId="41C691F6" w14:textId="77777777" w:rsidR="00E51BEC" w:rsidRPr="00C111E9" w:rsidRDefault="00000000">
      <w:pPr>
        <w:pStyle w:val="Heading2"/>
      </w:pPr>
      <w:bookmarkStart w:id="25" w:name="_Toc230163197"/>
      <w:r>
        <w:t>5.2 Key Activities</w:t>
      </w:r>
      <w:bookmarkEnd w:id="25"/>
    </w:p>
    <w:p w14:paraId="79DA6B52" w14:textId="0DD3194F" w:rsidR="00E51BEC" w:rsidRPr="00C111E9" w:rsidRDefault="00000000">
      <w:pPr>
        <w:spacing w:after="120" w:line="276" w:lineRule="auto"/>
        <w:ind w:firstLine="720"/>
      </w:pPr>
      <w:r>
        <w:t>The phase opens with a structured call for AI use case proposals across all program areas. This solicitation must be accompanied by the Environmental AI Use Case Taxonomy at Appendix A, which serves as a menu of classified options spanning the agency’s operational domains, and the Project Intake Form at Appendix G, which serves as the submission vehicle. The solicitation should be framed affirmatively: the agency is seeking proposals for AI applications that improve service delivery, enhance regulatory effectiveness, or generate public benefit.</w:t>
      </w:r>
      <w:ins w:id="26" w:author="SCDES AI Activation — Draft 2" w:date="2026-07-09T00:00:00Z">
        <w:r>
          <w:t xml:space="preserve"> Every proposal must identify its category at intake (Framework §5): Category 1 (Internal Service Optimization and Efficiency), Category 2 (Measurable Public or Economic Benefit), or Category 3 (Innovation and Transformational Applications). Category 3 is not available by default (Framework §5).</w:t>
        </w:r>
      </w:ins>
    </w:p>
    <w:p w14:paraId="4B542AA4" w14:textId="7412E6FF" w:rsidR="00E51BEC" w:rsidRPr="00C111E9" w:rsidRDefault="00000000">
      <w:pPr>
        <w:spacing w:after="120" w:line="276" w:lineRule="auto"/>
        <w:ind w:firstLine="720"/>
      </w:pPr>
      <w:r>
        <w:t>All submissions undergo Gate 0 review by the AI Governance Council, using the Gate 0 checklist at Appendix H. Each proposal is scored against the Risk Classification Matrix at Appendix B, which applies six weighted factors, namely: regulatory impact, public-facing exposure, data sensitivity, reversibility, community impact, and federal program nexus, to produce a composite risk score.</w:t>
      </w:r>
      <w:ins w:id="27" w:author="SCDES AI Activation — Draft 2" w:date="2026-07-09T00:00:00Z">
        <w:r>
          <w:t xml:space="preserve"> The classification produces one of three tiers: Low, Moderate, or High. Projects scoring High in any single factor require AI Governance Council review with heightened scrutiny. Projects scoring High in two or more factors are classified as High Risk regardless of composite score and require independent review in addition to Council review (Framework §7).</w:t>
        </w:r>
      </w:ins>
      <w:r>
        <w:t xml:space="preserve"> The Council’s Gate 0 decision for each proposal is one of three dispositions: approve for further development, defer pending additional information or remediation, or reject with documented rationale.</w:t>
      </w:r>
      <w:ins w:id="28" w:author="SCDES AI Activation — Draft 2" w:date="2026-07-09T00:00:00Z">
        <w:r>
          <w:t xml:space="preserve"> For every AI use case, a complete data documentation package shall be prepared, reviewed by General Counsel and the CISDO, and approved before the project advances past initial consideration (Framework §8; package contents set forth in the SCDES AI Operations Manual §8).</w:t>
        </w:r>
      </w:ins>
    </w:p>
    <w:p w14:paraId="76F4A72C" w14:textId="5433C7F7" w:rsidR="00E51BEC" w:rsidRPr="00C111E9" w:rsidRDefault="00000000">
      <w:pPr>
        <w:spacing w:after="120" w:line="276" w:lineRule="auto"/>
        <w:ind w:firstLine="720"/>
      </w:pPr>
      <w:r>
        <w:t xml:space="preserve">Approved concepts must be ranked through a portfolio prioritization exercise applying the criteria </w:t>
      </w:r>
      <w:del w:id="29" w:author="SCDES AI Activation — Draft 2" w:date="2026-07-09T00:00:00Z">
        <w:r>
          <w:delText>set forth at Section 18 of the Framework</w:delText>
        </w:r>
      </w:del>
      <w:ins w:id="30" w:author="SCDES AI Activation — Draft 2" w:date="2026-07-09T00:00:00Z">
        <w:r>
          <w:t>set forth in the portfolio management process of the SCDES AI Operations Manual §20</w:t>
        </w:r>
      </w:ins>
      <w:r>
        <w:t xml:space="preserve">: strategic value, feasibility, and risk profile. The recommended approach for an agency’s first AI portfolio is to select one to three concepts for pilot development, with at least one drawn from </w:t>
      </w:r>
      <w:del w:id="31" w:author="SCDES AI Activation — Draft 2" w:date="2026-07-09T00:00:00Z">
        <w:r>
          <w:delText>Bucket 1, the lowest-risk category of internal service optimization use cases.</w:delText>
        </w:r>
      </w:del>
      <w:ins w:id="32" w:author="SCDES AI Activation — Draft 2" w:date="2026-07-09T00:00:00Z">
        <w:r>
          <w:t>Category 1 (Internal Service Optimization and Efficiency).</w:t>
        </w:r>
      </w:ins>
      <w:r>
        <w:t xml:space="preserve"> The rationale is straightforward: a successful </w:t>
      </w:r>
      <w:del w:id="33" w:author="SCDES AI Activation — Draft 2" w:date="2026-07-09T00:00:00Z">
        <w:r>
          <w:delText>Bucket 1</w:delText>
        </w:r>
      </w:del>
      <w:ins w:id="34" w:author="SCDES AI Activation — Draft 2" w:date="2026-07-09T00:00:00Z">
        <w:r>
          <w:t>Category 1</w:t>
        </w:r>
      </w:ins>
      <w:r>
        <w:t xml:space="preserve"> pilot builds organizational confidence, demonstrates governance effectiveness, and generates political support far more reliably than an ambitious multi-project portfolio that risks stalling.</w:t>
      </w:r>
    </w:p>
    <w:p w14:paraId="22BE3BC5" w14:textId="7257FD57" w:rsidR="00E51BEC" w:rsidRPr="00C111E9" w:rsidRDefault="00000000">
      <w:pPr>
        <w:spacing w:after="120" w:line="276" w:lineRule="auto"/>
        <w:ind w:firstLine="720"/>
      </w:pPr>
      <w:r>
        <w:t xml:space="preserve">Before advancing any use case to pilot planning, the agency must conduct a peer agency and Center of Excellence check </w:t>
      </w:r>
      <w:del w:id="35" w:author="SCDES AI Activation — Draft 2" w:date="2026-07-09T00:00:00Z">
        <w:r>
          <w:delText>per Section 13 of the Framework</w:delText>
        </w:r>
      </w:del>
      <w:ins w:id="36" w:author="SCDES AI Activation — Draft 2" w:date="2026-07-09T00:00:00Z">
        <w:r>
          <w:t>in coordination with the SC AI Center of Excellence (Framework §6A.1) and consistent with the Solution Selection Hierarchy set forth in the SCDES AI Operations Manual §16</w:t>
        </w:r>
      </w:ins>
      <w:r>
        <w:t xml:space="preserve">. The </w:t>
      </w:r>
      <w:r>
        <w:lastRenderedPageBreak/>
        <w:t>purpose is to determine whether a substantially similar solution already exists in the state’s COE catalog or in a peer agency’s operational portfolio. Building what has already been built is neither efficient nor defensible; therefore the check must be documented and its findings presented to the Council.</w:t>
      </w:r>
    </w:p>
    <w:p w14:paraId="7707C6E9" w14:textId="77777777" w:rsidR="00E51BEC" w:rsidRPr="00C111E9" w:rsidRDefault="00000000">
      <w:pPr>
        <w:pStyle w:val="Heading2"/>
      </w:pPr>
      <w:bookmarkStart w:id="37" w:name="_Toc230163198"/>
      <w:r>
        <w:t>5.3 Deliverables</w:t>
      </w:r>
      <w:bookmarkEnd w:id="37"/>
    </w:p>
    <w:p w14:paraId="0066CA64" w14:textId="77777777" w:rsidR="00E51BEC" w:rsidRPr="00C111E9" w:rsidRDefault="00000000">
      <w:pPr>
        <w:spacing w:after="120" w:line="276" w:lineRule="auto"/>
        <w:ind w:firstLine="720"/>
      </w:pPr>
      <w:r>
        <w:t xml:space="preserve">Phase 3 produces six deliverables: completed Appendix G intake forms for all proposals received; Gate 0 review decisions documented for each submission; risk classification scores per Appendix </w:t>
      </w:r>
      <w:del w:id="38" w:author="SCDES AI Activation — Draft 2" w:date="2026-07-09T00:00:00Z">
        <w:r>
          <w:delText>A</w:delText>
        </w:r>
      </w:del>
      <w:ins w:id="39" w:author="SCDES AI Activation — Draft 2" w:date="2026-07-09T00:00:00Z">
        <w:r>
          <w:t>B</w:t>
        </w:r>
      </w:ins>
      <w:r>
        <w:t xml:space="preserve"> for each approved concept; a portfolio priority ranking; COE and peer agency check results; and Council approval of the pilot candidates advancing to Phase 4.</w:t>
      </w:r>
    </w:p>
    <w:p w14:paraId="1BEB9715" w14:textId="77777777" w:rsidR="00E51BEC" w:rsidRPr="00C111E9" w:rsidRDefault="00000000">
      <w:r>
        <w:br w:type="page"/>
      </w:r>
    </w:p>
    <w:p w14:paraId="380FBCCC" w14:textId="77777777" w:rsidR="00E51BEC" w:rsidRPr="00C111E9" w:rsidRDefault="00000000">
      <w:pPr>
        <w:pStyle w:val="Heading1"/>
      </w:pPr>
      <w:bookmarkStart w:id="40" w:name="_Toc230163200"/>
      <w:r>
        <w:lastRenderedPageBreak/>
        <w:t>6. PHASE 4 — PILOT PLANNING (Adoption + Months 3–4)</w:t>
      </w:r>
      <w:bookmarkEnd w:id="40"/>
    </w:p>
    <w:p w14:paraId="4ECAB27A" w14:textId="77777777" w:rsidR="00E51BEC" w:rsidRPr="00C111E9" w:rsidRDefault="00000000">
      <w:pPr>
        <w:spacing w:after="120" w:line="276" w:lineRule="auto"/>
        <w:ind w:firstLine="720"/>
      </w:pPr>
      <w:r>
        <w:rPr>
          <w:i/>
          <w:iCs/>
        </w:rPr>
        <w:t xml:space="preserve">Framework Reference: </w:t>
      </w:r>
      <w:del w:id="41" w:author="SCDES AI Activation — Draft 2" w:date="2026-07-09T00:00:00Z">
        <w:r>
          <w:rPr>
            <w:i/>
            <w:iCs/>
          </w:rPr>
          <w:delText xml:space="preserve">Part III, </w:delText>
        </w:r>
      </w:del>
      <w:ins w:id="42" w:author="SCDES AI Activation — Draft 2" w:date="2026-07-09T00:00:00Z">
        <w:r>
          <w:rPr>
            <w:i/>
            <w:iCs/>
          </w:rPr>
          <w:t xml:space="preserve">SCDES AI Governance Framework (implementation layer, Framework §1) — </w:t>
        </w:r>
      </w:ins>
      <w:r>
        <w:rPr>
          <w:i/>
          <w:iCs/>
        </w:rPr>
        <w:t>Phase 4 (Adoption + Months 3–4)</w:t>
      </w:r>
    </w:p>
    <w:p w14:paraId="512DE064" w14:textId="77777777" w:rsidR="00E51BEC" w:rsidRPr="00C111E9" w:rsidRDefault="00000000">
      <w:pPr>
        <w:pStyle w:val="Heading2"/>
      </w:pPr>
      <w:bookmarkStart w:id="43" w:name="_Toc230163201"/>
      <w:r>
        <w:t>6.1 Objective</w:t>
      </w:r>
      <w:bookmarkEnd w:id="43"/>
    </w:p>
    <w:p w14:paraId="68062FA5" w14:textId="77777777" w:rsidR="00E51BEC" w:rsidRPr="00C111E9" w:rsidRDefault="00000000">
      <w:pPr>
        <w:spacing w:after="120" w:line="276" w:lineRule="auto"/>
        <w:ind w:firstLine="720"/>
      </w:pPr>
      <w:r>
        <w:t>Phase 4 translates approved use case concepts into detailed pilot plans, completes all compliance requirements, and achieves the Gate 1 (Readiness) and Gate 2 (Pilot Authorization) approvals necessary to proceed to active deployment. This phase is, in legal terms, the due diligence phase: every compliance obligation, every risk mitigation strategy, and every success criterion must be defined before the agency commits resources to execution.</w:t>
      </w:r>
    </w:p>
    <w:p w14:paraId="505ECC8B" w14:textId="77777777" w:rsidR="00E51BEC" w:rsidRPr="00C111E9" w:rsidRDefault="00000000">
      <w:pPr>
        <w:pStyle w:val="Heading2"/>
      </w:pPr>
      <w:bookmarkStart w:id="44" w:name="_Toc230163202"/>
      <w:r>
        <w:t>6.2 Key Activities</w:t>
      </w:r>
      <w:bookmarkEnd w:id="44"/>
    </w:p>
    <w:p w14:paraId="5FD9D725" w14:textId="4909E166" w:rsidR="00E51BEC" w:rsidRPr="00C111E9" w:rsidRDefault="00000000">
      <w:pPr>
        <w:spacing w:after="120" w:line="276" w:lineRule="auto"/>
        <w:ind w:firstLine="720"/>
      </w:pPr>
      <w:r>
        <w:t>Each approved pilot must be designed with specificity. The pilot plan must define scope, success criteria, timeline, e.g. the duration approved by the AI Governance Council at Gate 2 (initial pilots typically up to one year</w:t>
      </w:r>
      <w:del w:id="45" w:author="SCDES AI Activation — Draft 2" w:date="2026-07-09T00:00:00Z">
        <w:r>
          <w:delText xml:space="preserve"> per Section 14</w:delText>
        </w:r>
      </w:del>
      <w:ins w:id="46" w:author="SCDES AI Activation — Draft 2" w:date="2026-07-09T00:00:00Z">
        <w:r>
          <w:t>, per the pilot methodology in the SCDES AI Operations Manual §17</w:t>
        </w:r>
      </w:ins>
      <w:r>
        <w:t>), participants, data requirements, and a rollback plan. The rollback plan is ideally created to serve as a predefined mechanism for orderly withdrawal if the pilot produces results that cannot be sustained, validated, or defended.</w:t>
      </w:r>
    </w:p>
    <w:p w14:paraId="431FA0CD" w14:textId="3F4111A5" w:rsidR="00E51BEC" w:rsidRPr="00C111E9" w:rsidRDefault="00000000">
      <w:pPr>
        <w:spacing w:after="120" w:line="276" w:lineRule="auto"/>
        <w:ind w:firstLine="720"/>
      </w:pPr>
      <w:r>
        <w:t xml:space="preserve">Compliance clearance must be obtained before deployment. </w:t>
      </w:r>
      <w:del w:id="47" w:author="SCDES AI Activation — Draft 2" w:date="2026-07-09T00:00:00Z">
        <w:r>
          <w:delText>For Bucket 2 and higher projects, i.e. those with public-facing or community-impact dimensions, the Community Impact Screening at Appendix F must be completed.</w:delText>
        </w:r>
      </w:del>
      <w:ins w:id="48" w:author="SCDES AI Activation — Draft 2" w:date="2026-07-09T00:00:00Z">
        <w:r>
          <w:t>For all Category 2 and Category 3 use cases, the Community Impact Screening Checklist must be completed before deployment (Framework §10A; screening methodology set forth in the SCDES AI Operations Manual §11).</w:t>
        </w:r>
      </w:ins>
      <w:r>
        <w:t xml:space="preserve"> Legal review per Section 9 of the Framework must confirm compliance with applicable federal and state requirements. Federal program compliance must be verified for any AI system that touches a delegated program under the Clean Water Act, the Resource Conservation and Recovery Act, the Clean Air Act, or any other statute that conditions federal funding or program delegation on compliance with specified standards.</w:t>
      </w:r>
    </w:p>
    <w:p w14:paraId="2F68A3B4" w14:textId="77777777" w:rsidR="00E51BEC" w:rsidRPr="00C111E9" w:rsidRDefault="00000000">
      <w:pPr>
        <w:spacing w:after="120" w:line="276" w:lineRule="auto"/>
        <w:ind w:firstLine="720"/>
      </w:pPr>
      <w:r>
        <w:t xml:space="preserve">Where a vendor is involved, the Vendor AI Disclosure at Appendix E must be issued, vendor responses reviewed, and AI-specific contract provisions negotiated per Section 8A of the Framework, </w:t>
      </w:r>
      <w:del w:id="49" w:author="SCDES AI Activation — Draft 2" w:date="2026-07-09T00:00:00Z">
        <w:r>
          <w:delText>including the Model and Vendor Change Management requirements set forth in Section 8B (notice of model substitution scaled to disclosure tier).</w:delText>
        </w:r>
      </w:del>
      <w:ins w:id="50" w:author="SCDES AI Activation — Draft 2" w:date="2026-07-09T00:00:00Z">
        <w:r>
          <w:t>including the substitution provisions of Section 8A of the Framework: material modification of any AI component of a vendor-supplied system constitutes a substitution and triggers re-evaluation procedures scaled to the system’s disclosure tier, as set forth in the SCDES AI Operations Manual.</w:t>
        </w:r>
      </w:ins>
      <w:r>
        <w:t xml:space="preserve"> For any public-facing component, a WCAG 2.1 Level AA compliance plan must be documented, reflecting the accessibility obligations codified at Section 10B and </w:t>
      </w:r>
      <w:del w:id="51" w:author="SCDES AI Activation — Draft 2" w:date="2026-07-09T00:00:00Z">
        <w:r>
          <w:delText>the ADA Title II Final Rule requiring compliance by April 24, 2026.</w:delText>
        </w:r>
      </w:del>
      <w:ins w:id="52" w:author="SCDES AI Activation — Draft 2" w:date="2026-07-09T00:00:00Z">
        <w:r>
          <w:t>the Accessibility of Web Information and Services of State and Local Government Entities rule requiring compliance by April 24, 2027, or later amended date (Framework §10B).</w:t>
        </w:r>
      </w:ins>
      <w:r>
        <w:t xml:space="preserve"> The compliance plan must specify both the technical accessibility standards to be met and the testing approach that will verify compliance.</w:t>
      </w:r>
    </w:p>
    <w:p w14:paraId="5C5CF1F4" w14:textId="6D40F618" w:rsidR="00E51BEC" w:rsidRPr="00C111E9" w:rsidRDefault="00000000">
      <w:pPr>
        <w:spacing w:after="120" w:line="276" w:lineRule="auto"/>
        <w:ind w:firstLine="720"/>
      </w:pPr>
      <w:r>
        <w:t xml:space="preserve">The phase concludes with Gate 1 (Readiness) and Gate 2 (Pilot Authorization) reviews presented to the AI Governance Council using the checklists at Appendix H. Gate 2 requires a minimum evaluation score of 2.5 per the Evaluation Methodology at Appendix J. </w:t>
      </w:r>
    </w:p>
    <w:p w14:paraId="74BAF501" w14:textId="77777777" w:rsidR="00E51BEC" w:rsidRPr="00C111E9" w:rsidRDefault="00000000">
      <w:pPr>
        <w:pStyle w:val="Heading2"/>
      </w:pPr>
      <w:bookmarkStart w:id="53" w:name="_Toc230163203"/>
      <w:r>
        <w:t>6.3 Deliverables</w:t>
      </w:r>
      <w:bookmarkEnd w:id="53"/>
    </w:p>
    <w:p w14:paraId="43561FA0" w14:textId="77777777" w:rsidR="00E51BEC" w:rsidRPr="00C111E9" w:rsidRDefault="00000000">
      <w:pPr>
        <w:spacing w:after="120" w:line="276" w:lineRule="auto"/>
        <w:ind w:firstLine="720"/>
      </w:pPr>
      <w:r>
        <w:lastRenderedPageBreak/>
        <w:t xml:space="preserve">Phase 4 produces up to five deliverables, depending on the nature of the pilot: a detailed pilot plan document for each project; a completed Community Impact Screening </w:t>
      </w:r>
      <w:del w:id="54" w:author="SCDES AI Activation — Draft 2" w:date="2026-07-09T00:00:00Z">
        <w:r>
          <w:delText>for Bucket 2 and higher projects</w:delText>
        </w:r>
      </w:del>
      <w:ins w:id="55" w:author="SCDES AI Activation — Draft 2" w:date="2026-07-09T00:00:00Z">
        <w:r>
          <w:t>Checklist for Category 2 and Category 3 use cases</w:t>
        </w:r>
      </w:ins>
      <w:r>
        <w:t>; a completed Vendor AI Disclosure for projects involving vendor procurement; an accessibility compliance plan for projects with public-facing components; and documented Gate 1 and Gate 2 approvals.</w:t>
      </w:r>
    </w:p>
    <w:p w14:paraId="6EF57DD4" w14:textId="77777777" w:rsidR="00E51BEC" w:rsidRPr="00C111E9" w:rsidRDefault="00000000">
      <w:r>
        <w:br w:type="page"/>
      </w:r>
    </w:p>
    <w:p w14:paraId="5AE9162A" w14:textId="77777777" w:rsidR="00E51BEC" w:rsidRPr="00C111E9" w:rsidRDefault="00000000">
      <w:pPr>
        <w:pStyle w:val="Heading1"/>
      </w:pPr>
      <w:bookmarkStart w:id="56" w:name="_Toc230163205"/>
      <w:r>
        <w:lastRenderedPageBreak/>
        <w:t>7. PHASE 5 — PILOT DEPLOYMENT (Adoption + Months 5–9)</w:t>
      </w:r>
      <w:bookmarkEnd w:id="56"/>
    </w:p>
    <w:p w14:paraId="3B044112" w14:textId="77777777" w:rsidR="00E51BEC" w:rsidRPr="00C111E9" w:rsidRDefault="00000000">
      <w:pPr>
        <w:spacing w:after="120" w:line="276" w:lineRule="auto"/>
        <w:ind w:firstLine="720"/>
      </w:pPr>
      <w:r>
        <w:rPr>
          <w:i/>
          <w:iCs/>
        </w:rPr>
        <w:t xml:space="preserve">Framework Reference: </w:t>
      </w:r>
      <w:del w:id="57" w:author="SCDES AI Activation — Draft 2" w:date="2026-07-09T00:00:00Z">
        <w:r>
          <w:rPr>
            <w:i/>
            <w:iCs/>
          </w:rPr>
          <w:delText xml:space="preserve">Part III, </w:delText>
        </w:r>
      </w:del>
      <w:ins w:id="58" w:author="SCDES AI Activation — Draft 2" w:date="2026-07-09T00:00:00Z">
        <w:r>
          <w:rPr>
            <w:i/>
            <w:iCs/>
          </w:rPr>
          <w:t xml:space="preserve">SCDES AI Governance Framework (implementation layer, Framework §1) — </w:t>
        </w:r>
      </w:ins>
      <w:r>
        <w:rPr>
          <w:i/>
          <w:iCs/>
        </w:rPr>
        <w:t>Phase 5 (Adoption + Months 5–9)</w:t>
      </w:r>
    </w:p>
    <w:p w14:paraId="2D411406" w14:textId="77777777" w:rsidR="00E51BEC" w:rsidRPr="00C111E9" w:rsidRDefault="00000000">
      <w:pPr>
        <w:pStyle w:val="Heading2"/>
      </w:pPr>
      <w:bookmarkStart w:id="59" w:name="_Toc230163206"/>
      <w:r>
        <w:t>7.1 Objective</w:t>
      </w:r>
      <w:bookmarkEnd w:id="59"/>
    </w:p>
    <w:p w14:paraId="34AA04C5" w14:textId="77777777" w:rsidR="00E51BEC" w:rsidRPr="00C111E9" w:rsidRDefault="00000000">
      <w:pPr>
        <w:spacing w:after="120" w:line="276" w:lineRule="auto"/>
        <w:ind w:firstLine="720"/>
      </w:pPr>
      <w:r>
        <w:t>Phase 5 is where governance theory meets operational reality. The objective is to execute the approved pilots, monitor performance against the criteria established in Phase 4, and achieve Gate 3 (Operational Deployment) approval for pilots that demonstrate sufficient merit. This phase is the crucible in which the Framework’s entire architecture is tested: if the governance instruments function as designed, the Council will have the information it needs to make defensible deployment decisions; if they do not, the pilot period is the appropriate time to identify and correct the deficiency.</w:t>
      </w:r>
    </w:p>
    <w:p w14:paraId="7985C431" w14:textId="77777777" w:rsidR="00E51BEC" w:rsidRPr="00C111E9" w:rsidRDefault="00000000">
      <w:pPr>
        <w:pStyle w:val="Heading2"/>
      </w:pPr>
      <w:bookmarkStart w:id="60" w:name="_Toc230163207"/>
      <w:r>
        <w:t>7.2 Key Activities</w:t>
      </w:r>
      <w:bookmarkEnd w:id="60"/>
    </w:p>
    <w:p w14:paraId="1BC488B5" w14:textId="4AA04425" w:rsidR="00E51BEC" w:rsidRPr="00C111E9" w:rsidRDefault="00000000">
      <w:pPr>
        <w:spacing w:after="120" w:line="276" w:lineRule="auto"/>
        <w:ind w:firstLine="720"/>
      </w:pPr>
      <w:r>
        <w:t xml:space="preserve">Pilot execution proceeds according to the plan approved at Gate 2. Systems are deployed in a controlled environment, and monitoring is maintained </w:t>
      </w:r>
      <w:del w:id="61" w:author="SCDES AI Activation — Draft 2" w:date="2026-07-09T00:00:00Z">
        <w:r>
          <w:delText>per the performance evaluation framework at Section 16.</w:delText>
        </w:r>
      </w:del>
      <w:ins w:id="62" w:author="SCDES AI Activation — Draft 2" w:date="2026-07-09T00:00:00Z">
        <w:r>
          <w:t>per the Framework’s monitoring obligations (Framework §4 Measurable Value; §7 reassessment; §10A post-deployment bias metrics) and the performance evaluation procedures set forth in the SCDES AI Operations Manual §19.</w:t>
        </w:r>
      </w:ins>
      <w:r>
        <w:t xml:space="preserve"> The Evaluation Methodology at Appendix J must be applied to conduct a formal mid-pilot assessment at the halfway point. This mid-pilot assessment serves as an early-warning mechanism: if performance metrics are trending below threshold, the agency has time to intervene, for example through adjusting parameters, supplementing training data, or, if necessary, recommending early termination, before resources are fully committed. The Stopping Rules for evaluation sufficiency (Appendix J, Stopping Rules sheet) shall be initiated at Gate 2 and monitored throughout the pilot, providing the dual-lane evidence framework, specifically the rate claim and tail claim, that the AI Governance Council requires to determine whether pre-deployment evaluation is sufficient to support a Gate 3 decision.</w:t>
      </w:r>
    </w:p>
    <w:p w14:paraId="5DBD59CD" w14:textId="1CD940B9" w:rsidR="00E51BEC" w:rsidRPr="00C111E9" w:rsidRDefault="00000000">
      <w:pPr>
        <w:spacing w:after="120" w:line="276" w:lineRule="auto"/>
        <w:ind w:firstLine="720"/>
      </w:pPr>
      <w:r>
        <w:t xml:space="preserve">Incident response readiness must be confirmed. The escalation paths defined at </w:t>
      </w:r>
      <w:del w:id="63" w:author="SCDES AI Activation — Draft 2" w:date="2026-07-09T00:00:00Z">
        <w:r>
          <w:delText>Section 19A</w:delText>
        </w:r>
      </w:del>
      <w:ins w:id="64" w:author="SCDES AI Activation — Draft 2" w:date="2026-07-09T00:00:00Z">
        <w:r>
          <w:t>Section 11 of the Framework and set forth in the SCDES AI Operations Manual §22</w:t>
        </w:r>
      </w:ins>
      <w:r>
        <w:t xml:space="preserve"> must be documented and tested through at least one tabletop exercise for </w:t>
      </w:r>
      <w:del w:id="65" w:author="SCDES AI Activation — Draft 2" w:date="2026-07-09T00:00:00Z">
        <w:r>
          <w:delText>high-risk pilots.</w:delText>
        </w:r>
      </w:del>
      <w:ins w:id="66" w:author="SCDES AI Activation — Draft 2" w:date="2026-07-09T00:00:00Z">
        <w:r>
          <w:t>pilots classified High Risk under Framework §7.</w:t>
        </w:r>
      </w:ins>
      <w:r>
        <w:t xml:space="preserve"> The tabletop exercise is the governance equivalent of a fire drill, ensuring that responsible personnel know their roles and that communication channels function under simulated stress and documented with learnings. The AI Incident Report Form at Appendix L must be accessible to all operational staff, and the reporting obligations must be clearly communicated.</w:t>
      </w:r>
    </w:p>
    <w:p w14:paraId="442AE357" w14:textId="0E42F845" w:rsidR="00E51BEC" w:rsidRPr="00C111E9" w:rsidRDefault="00000000">
      <w:pPr>
        <w:spacing w:after="120" w:line="276" w:lineRule="auto"/>
        <w:ind w:firstLine="720"/>
      </w:pPr>
      <w:r>
        <w:t>The AI System Model Card at Appendix K must be completed for each system during this phase, establishing the operational documentation baseline that will persist through the system’s lifecycle. The Model Card captures the system’s purpose, training data, performance characteristics, known limitations, accessibility compliance status, and monitoring requirements, thus providing in effect, the system’s complete operational profile.</w:t>
      </w:r>
    </w:p>
    <w:p w14:paraId="3C606097" w14:textId="77777777" w:rsidR="00E51BEC" w:rsidRPr="00C111E9" w:rsidRDefault="00000000">
      <w:pPr>
        <w:spacing w:after="120" w:line="276" w:lineRule="auto"/>
        <w:ind w:firstLine="720"/>
      </w:pPr>
      <w:r>
        <w:t>The phase culminates in a Gate 3 review, at which the full evaluation per Appendix J is presented to the AI Governance Council.</w:t>
      </w:r>
      <w:ins w:id="67" w:author="SCDES AI Activation — Draft 2" w:date="2026-07-09T00:00:00Z">
        <w:r>
          <w:t xml:space="preserve"> Bias testing results shall be reported to the AI Governance Council prior to full deployment. Where bias is detected, the system shall be suspended pending remediation unless the Council approves continued use with documented mitigations and a remediation timeline, accompanied by a written determination that the mitigations are sufficient to address the identified bias (Framework </w:t>
        </w:r>
        <w:r>
          <w:lastRenderedPageBreak/>
          <w:t>§10A). For any pilot touching a core delegated program function, the CTO and General Counsel shall review the Agency’s delegation agreement to determine whether prior federal regional office notification is required; where the agreement does not expressly address AI governance, the Agency shall notify the applicable federal regional office no fewer than sixty days before transitioning the solution from testing into full production (Framework §6A.2).</w:t>
        </w:r>
      </w:ins>
      <w:r>
        <w:t xml:space="preserve"> Gate 3 requires a minimum composite score of 3.0. The Council’s decision is tripartite: deploy to production, return to pilot status with specified conditions for re-evaluation, or sunset the system with documented rationale. Each of these dispositions carries governance implications that must be recorded in the AI System Registry.</w:t>
      </w:r>
    </w:p>
    <w:p w14:paraId="58664E7B" w14:textId="77777777" w:rsidR="00E51BEC" w:rsidRPr="00C111E9" w:rsidRDefault="00000000">
      <w:pPr>
        <w:pStyle w:val="Heading2"/>
      </w:pPr>
      <w:bookmarkStart w:id="68" w:name="_Toc230163208"/>
      <w:r>
        <w:t>7.3 Deliverables</w:t>
      </w:r>
      <w:bookmarkEnd w:id="68"/>
    </w:p>
    <w:p w14:paraId="67DDA56A" w14:textId="77777777" w:rsidR="00E51BEC" w:rsidRPr="00C111E9" w:rsidRDefault="00000000">
      <w:pPr>
        <w:spacing w:after="120" w:line="276" w:lineRule="auto"/>
        <w:ind w:firstLine="720"/>
      </w:pPr>
      <w:r>
        <w:t xml:space="preserve">Phase 5 produces five deliverables: monthly pilot monitoring reports; a formal mid-pilot evaluation using Appendix J; a completed Model Card per Appendix </w:t>
      </w:r>
      <w:del w:id="69" w:author="SCDES AI Activation — Draft 2" w:date="2026-07-09T00:00:00Z">
        <w:r>
          <w:delText>I</w:delText>
        </w:r>
      </w:del>
      <w:ins w:id="70" w:author="SCDES AI Activation — Draft 2" w:date="2026-07-09T00:00:00Z">
        <w:r>
          <w:t>K</w:t>
        </w:r>
      </w:ins>
      <w:r>
        <w:t xml:space="preserve"> for each system; a final pilot evaluation and deployment recommendation; and the Gate 3 approval or disposition decision.</w:t>
      </w:r>
    </w:p>
    <w:p w14:paraId="3D1FC074" w14:textId="77777777" w:rsidR="00E51BEC" w:rsidRPr="00C111E9" w:rsidRDefault="00000000">
      <w:pPr>
        <w:pStyle w:val="Heading2"/>
      </w:pPr>
      <w:bookmarkStart w:id="71" w:name="_Toc230163209"/>
      <w:r>
        <w:t>7.4 Adaptation Guidance</w:t>
      </w:r>
      <w:bookmarkEnd w:id="71"/>
    </w:p>
    <w:p w14:paraId="06270008" w14:textId="77777777" w:rsidR="00E51BEC" w:rsidRPr="00C111E9" w:rsidRDefault="00000000">
      <w:pPr>
        <w:spacing w:after="120" w:line="276" w:lineRule="auto"/>
        <w:ind w:firstLine="720"/>
      </w:pPr>
      <w:r>
        <w:t xml:space="preserve">Pilot duration shall flex based on the complexity of the system and the maturity of the operating environment. Simple </w:t>
      </w:r>
      <w:del w:id="72" w:author="SCDES AI Activation — Draft 2" w:date="2026-07-09T00:00:00Z">
        <w:r>
          <w:delText>Bucket 1</w:delText>
        </w:r>
      </w:del>
      <w:ins w:id="73" w:author="SCDES AI Activation — Draft 2" w:date="2026-07-09T00:00:00Z">
        <w:r>
          <w:t>Category 1</w:t>
        </w:r>
      </w:ins>
      <w:r>
        <w:t xml:space="preserve"> internal tools may require less than one year where supported by accelerated evidence </w:t>
      </w:r>
      <w:del w:id="74" w:author="SCDES AI Activation — Draft 2" w:date="2026-07-09T00:00:00Z">
        <w:r>
          <w:delText>and §14</w:delText>
        </w:r>
      </w:del>
      <w:ins w:id="75" w:author="SCDES AI Activation — Draft 2" w:date="2026-07-09T00:00:00Z">
        <w:r>
          <w:t>under the pilot methodology in the SCDES AI Operations Manual §17</w:t>
        </w:r>
      </w:ins>
      <w:r>
        <w:t xml:space="preserve"> to generate sufficient performance data for a defensible deployment decision. Complex </w:t>
      </w:r>
      <w:del w:id="76" w:author="SCDES AI Activation — Draft 2" w:date="2026-07-09T00:00:00Z">
        <w:r>
          <w:delText>Bucket 2</w:delText>
        </w:r>
      </w:del>
      <w:ins w:id="77" w:author="SCDES AI Activation — Draft 2" w:date="2026-07-09T00:00:00Z">
        <w:r>
          <w:t>Category 2</w:t>
        </w:r>
      </w:ins>
      <w:r>
        <w:t xml:space="preserve"> systems with public-facing components may require up to one year</w:t>
      </w:r>
      <w:del w:id="78" w:author="SCDES AI Activation — Draft 2" w:date="2026-07-09T00:00:00Z">
        <w:r>
          <w:delText xml:space="preserve"> per Section 14</w:delText>
        </w:r>
      </w:del>
      <w:ins w:id="79" w:author="SCDES AI Activation — Draft 2" w:date="2026-07-09T00:00:00Z">
        <w:r>
          <w:t>, per the pilot methodology in the SCDES AI Operations Manual §17</w:t>
        </w:r>
      </w:ins>
      <w:r>
        <w:t>, longer with Council documentation. The determining factor is not the calendar but the sufficiency of the evidence: the Council must have enough data to make a deployment decision that can withstand scrutiny. A pilot extended for sound analytical reasons is governance working correctly; a pilot compressed to meet an arbitrary deadline is governance failing.</w:t>
      </w:r>
    </w:p>
    <w:p w14:paraId="2138D6E0" w14:textId="77777777" w:rsidR="00E51BEC" w:rsidRPr="00C111E9" w:rsidRDefault="00000000">
      <w:r>
        <w:br w:type="page"/>
      </w:r>
    </w:p>
    <w:p w14:paraId="1C980A0C" w14:textId="77777777" w:rsidR="00E51BEC" w:rsidRPr="00C111E9" w:rsidRDefault="00000000">
      <w:pPr>
        <w:pStyle w:val="Heading1"/>
      </w:pPr>
      <w:bookmarkStart w:id="80" w:name="_Toc230163210"/>
      <w:r>
        <w:lastRenderedPageBreak/>
        <w:t>8. PHASE 6 — EVALUATION, SCALING, AND STEADY-STATE OPERATION (Adoption + Month 10 onward)</w:t>
      </w:r>
      <w:bookmarkEnd w:id="80"/>
    </w:p>
    <w:p w14:paraId="0FC62A75" w14:textId="77777777" w:rsidR="00E51BEC" w:rsidRPr="00C111E9" w:rsidRDefault="00000000">
      <w:pPr>
        <w:spacing w:after="120" w:line="276" w:lineRule="auto"/>
        <w:ind w:firstLine="720"/>
      </w:pPr>
      <w:r>
        <w:rPr>
          <w:i/>
          <w:iCs/>
        </w:rPr>
        <w:t xml:space="preserve">Framework Reference: </w:t>
      </w:r>
      <w:del w:id="81" w:author="SCDES AI Activation — Draft 2" w:date="2026-07-09T00:00:00Z">
        <w:r>
          <w:rPr>
            <w:i/>
            <w:iCs/>
          </w:rPr>
          <w:delText xml:space="preserve">Part III, </w:delText>
        </w:r>
      </w:del>
      <w:ins w:id="82" w:author="SCDES AI Activation — Draft 2" w:date="2026-07-09T00:00:00Z">
        <w:r>
          <w:rPr>
            <w:i/>
            <w:iCs/>
          </w:rPr>
          <w:t xml:space="preserve">SCDES AI Governance Framework (implementation layer, Framework §1) — </w:t>
        </w:r>
      </w:ins>
      <w:r>
        <w:rPr>
          <w:i/>
          <w:iCs/>
        </w:rPr>
        <w:t>Phase 6 (Adoption + Month 10 onward, with annual framework review)</w:t>
      </w:r>
    </w:p>
    <w:p w14:paraId="4057718B" w14:textId="77777777" w:rsidR="00E51BEC" w:rsidRPr="00C111E9" w:rsidRDefault="00000000">
      <w:pPr>
        <w:pStyle w:val="Heading2"/>
      </w:pPr>
      <w:bookmarkStart w:id="83" w:name="_Toc230163211"/>
      <w:r>
        <w:t>8.1 Objective</w:t>
      </w:r>
      <w:bookmarkEnd w:id="83"/>
    </w:p>
    <w:p w14:paraId="75ABAD52" w14:textId="77777777" w:rsidR="00E51BEC" w:rsidRPr="00C111E9" w:rsidRDefault="00000000">
      <w:pPr>
        <w:spacing w:after="120" w:line="276" w:lineRule="auto"/>
        <w:ind w:firstLine="720"/>
      </w:pPr>
      <w:r>
        <w:t>Phase 6 marks the transition from implementation to institutional maturity. The objective is to move successful pilots into production operations, expand the AI portfolio through a second round of use case solicitation, establish the annual review cycle that will govern ongoing operations, and refine the Framework based on operational experience. This phase is where AI governance ceases to be a project and becomes a permanent institutional capability.</w:t>
      </w:r>
    </w:p>
    <w:p w14:paraId="56251C19" w14:textId="77777777" w:rsidR="00E51BEC" w:rsidRPr="00C111E9" w:rsidRDefault="00000000">
      <w:pPr>
        <w:pStyle w:val="Heading2"/>
      </w:pPr>
      <w:bookmarkStart w:id="84" w:name="_Toc230163212"/>
      <w:r>
        <w:t>8.2 Key Activities</w:t>
      </w:r>
      <w:bookmarkEnd w:id="84"/>
    </w:p>
    <w:p w14:paraId="68B3C7EB" w14:textId="750C7C03" w:rsidR="00E51BEC" w:rsidRPr="00C111E9" w:rsidRDefault="00000000">
      <w:pPr>
        <w:spacing w:after="120" w:line="276" w:lineRule="auto"/>
        <w:ind w:firstLine="720"/>
      </w:pPr>
      <w:r>
        <w:t>Systems that received Gate 3 approval must be transitioned to production operations with steady-state monitoring schedules established in the AI System Registry at Appendix C. The transition must include assignment of an operational owner, documentation of monitoring cadence, and confirmation that incident response procedures remain current.</w:t>
      </w:r>
      <w:ins w:id="85" w:author="SCDES AI Activation — Draft 2" w:date="2026-07-09T00:00:00Z">
        <w:r>
          <w:t xml:space="preserve"> Before any system that materially influences service delivery enters production, the transition shall confirm the transparency obligations of Framework §10: documentation of the AI system’s role in the administrative record; clear public-facing disclosure that AI is in use; human contact options accessible to persons with disabilities; and mechanisms for inquiry, complaint, or appeal that provide a meaningful opportunity for review by a qualified human, including the right of any regulated entity to request human review of any AI-influenced determination. Post-deployment monitoring shall include ongoing bias metrics as part of regular performance evaluation (Framework §10A), and actual costs shall be tracked against projections (Framework §4, Fiscal Responsibility).</w:t>
        </w:r>
      </w:ins>
      <w:r>
        <w:t xml:space="preserve"> Production completes the transition of vali ongoing governance, and the structures established here must be sustainable for the system’s operational lifetime.</w:t>
      </w:r>
    </w:p>
    <w:p w14:paraId="54095E3B" w14:textId="77777777" w:rsidR="00E51BEC" w:rsidRPr="00C111E9" w:rsidRDefault="00000000">
      <w:pPr>
        <w:spacing w:after="120" w:line="276" w:lineRule="auto"/>
        <w:ind w:firstLine="720"/>
      </w:pPr>
      <w:r>
        <w:t>Systems ready to expand their scope or user base undergo Gate 4 (Scaling) review per the Appendix H checklist. Gate 4 asks a distinct question from Gate 3: not whether the system performs adequately in its current deployment, but whether the agency’s infrastructure, staffing, and governance capacity can sustain the system at increased scale. This distinction is critical, because a system that performs well for fifty users may strain under five hundred, and a governance structure adequate for one program area may prove insufficient when replicated across six.</w:t>
      </w:r>
    </w:p>
    <w:p w14:paraId="0670F1CD" w14:textId="5359DE1C" w:rsidR="00E51BEC" w:rsidRPr="00C111E9" w:rsidRDefault="00000000">
      <w:pPr>
        <w:spacing w:after="120" w:line="276" w:lineRule="auto"/>
        <w:ind w:firstLine="720"/>
      </w:pPr>
      <w:r>
        <w:t xml:space="preserve">The first annual review cycle is conducted using the Appendix J Evaluation Methodology and the Gate 5 checklist at Appendix </w:t>
      </w:r>
      <w:del w:id="86" w:author="SCDES AI Activation — Draft 2" w:date="2026-07-09T00:00:00Z">
        <w:r>
          <w:delText>G</w:delText>
        </w:r>
      </w:del>
      <w:ins w:id="87" w:author="SCDES AI Activation — Draft 2" w:date="2026-07-09T00:00:00Z">
        <w:r>
          <w:t>H</w:t>
        </w:r>
      </w:ins>
      <w:r>
        <w:t xml:space="preserve">. Gate 5 is the continuous operations gate, requiring a minimum composite score of 3.0 to confirm continued deployment. </w:t>
      </w:r>
      <w:del w:id="88" w:author="SCDES AI Activation — Draft 2" w:date="2026-07-09T00:00:00Z">
        <w:r>
          <w:delText>Systems that fall below threshold are subject to remediation requirements or, if remediation is not feasible, sunset proceedings.</w:delText>
        </w:r>
      </w:del>
      <w:ins w:id="89" w:author="SCDES AI Activation — Draft 2" w:date="2026-07-09T00:00:00Z">
        <w:r>
          <w:t xml:space="preserve">Systems that fail to meet success criteria at annual review are subject to the mandatory review required by Framework §12; from that review, the AI Governance Council determines the appropriate disposition, which may include remediation and continued operation, suspension, or sunset (Framework §4 and §12), with the deprecation process set forth in the SCDES AI Operations Manual §23. An AI system shall be subject to mandatory review upon any of the following: failure to meet success criteria at annual performance review; expiration of vendor support for the underlying model or platform; regulatory or legal change that invalidates the use case; availability of a superior alternative that renders the system redundant or inferior; or non-renewal of the budget for </w:t>
        </w:r>
        <w:r>
          <w:lastRenderedPageBreak/>
          <w:t>ongoing operation (Framework §12). All AI system documentation, outputs, and decision records shall be retained per the state records retention schedule following system retirement, and superseded or decommissioned systems remain subject to the extended evidentiary retention obligations of Framework §12.</w:t>
        </w:r>
      </w:ins>
      <w:r>
        <w:t xml:space="preserve"> The annual review is the enforcement mechanism that prevents deployed systems from degrading into ungoverned legacy applications, which is the exact condition that the Framework’s AI System Registry was designed to prevent.</w:t>
      </w:r>
    </w:p>
    <w:p w14:paraId="35F8FC52" w14:textId="33F207A9" w:rsidR="00E51BEC" w:rsidRPr="00C111E9" w:rsidRDefault="00000000">
      <w:pPr>
        <w:spacing w:after="120" w:line="276" w:lineRule="auto"/>
        <w:ind w:firstLine="720"/>
      </w:pPr>
      <w:r>
        <w:t>A second round of use case solicitation opens the portfolio to new proposals, applying the lessons learned from the first cohort. The AI Governance Council should update the Environmental AI Use Case Taxonomy at Appendix A to reflect new opportunities identified during the first implementation cycle and should adjust the risk classification thresholds if operational experience suggests recalibration. The Framework itself should be refined where operational experience reveals deficiencies, with all modifications tracked through version control</w:t>
      </w:r>
      <w:del w:id="90" w:author="SCDES AI Activation — Draft 2" w:date="2026-07-09T00:00:00Z">
        <w:r>
          <w:delText xml:space="preserve"> and approved by the Council.</w:delText>
        </w:r>
      </w:del>
      <w:ins w:id="91" w:author="SCDES AI Activation — Draft 2" w:date="2026-07-09T00:00:00Z">
        <w:r>
          <w:t>; amendments to the Framework require Council input and are subject to the Agency Director’s approval (Framework §6.1).</w:t>
        </w:r>
      </w:ins>
      <w:r>
        <w:t xml:space="preserve"> Finally, </w:t>
      </w:r>
      <w:del w:id="92" w:author="SCDES AI Activation — Draft 2" w:date="2026-07-09T00:00:00Z">
        <w:r>
          <w:delText>per Section 6A.1 and Section 6A.2 of the Framework</w:delText>
        </w:r>
      </w:del>
      <w:ins w:id="93" w:author="SCDES AI Activation — Draft 2" w:date="2026-07-09T00:00:00Z">
        <w:r>
          <w:t>consistent with the coordination relationship described at Section 6A.1 of the Framework</w:t>
        </w:r>
      </w:ins>
      <w:r>
        <w:t xml:space="preserve">, the agency may share its experience with peer agencies, </w:t>
      </w:r>
      <w:del w:id="94" w:author="SCDES AI Activation — Draft 2" w:date="2026-07-09T00:00:00Z">
        <w:r>
          <w:delText>the state Center of Excellence</w:delText>
        </w:r>
      </w:del>
      <w:ins w:id="95" w:author="SCDES AI Activation — Draft 2" w:date="2026-07-09T00:00:00Z">
        <w:r>
          <w:t>the SC AI Center of Excellence</w:t>
        </w:r>
      </w:ins>
      <w:r>
        <w:t>, and federal partners, thereby fulfilling the transferability commitment that makes this governance architecture a contribution to the broader ecosystem of state environmental governance.</w:t>
      </w:r>
    </w:p>
    <w:p w14:paraId="2BF4AE22" w14:textId="77777777" w:rsidR="00E51BEC" w:rsidRPr="00C111E9" w:rsidRDefault="00000000">
      <w:pPr>
        <w:pStyle w:val="Heading2"/>
      </w:pPr>
      <w:bookmarkStart w:id="96" w:name="_Toc230163213"/>
      <w:r>
        <w:t>8.3 Deliverables</w:t>
      </w:r>
      <w:bookmarkEnd w:id="96"/>
    </w:p>
    <w:p w14:paraId="64C907BF" w14:textId="77777777" w:rsidR="00E51BEC" w:rsidRPr="00C111E9" w:rsidRDefault="00000000">
      <w:pPr>
        <w:spacing w:after="120" w:line="276" w:lineRule="auto"/>
        <w:ind w:firstLine="720"/>
      </w:pPr>
      <w:r>
        <w:t>Phase 6 produces five deliverables: annual evaluation reports for all deployed systems; Gate 4 and Gate 5 review decisions; an updated Framework version reflecting operational refinements; a lessons-learned report; and a second-cohort use case portfolio approved by the AI Governance Council.</w:t>
      </w:r>
    </w:p>
    <w:p w14:paraId="0F3B0979" w14:textId="77777777" w:rsidR="00E51BEC" w:rsidRPr="00C111E9" w:rsidRDefault="00000000">
      <w:r>
        <w:br w:type="page"/>
      </w:r>
    </w:p>
    <w:p w14:paraId="66E72DB0" w14:textId="77777777" w:rsidR="00E51BEC" w:rsidRPr="00C111E9" w:rsidRDefault="00000000">
      <w:pPr>
        <w:pStyle w:val="Heading1"/>
      </w:pPr>
      <w:bookmarkStart w:id="97" w:name="_Toc230163214"/>
      <w:r>
        <w:lastRenderedPageBreak/>
        <w:t>9. RESOURCE REQUIREMENTS</w:t>
      </w:r>
      <w:bookmarkEnd w:id="97"/>
    </w:p>
    <w:p w14:paraId="4DD0A4C2" w14:textId="42713D14" w:rsidR="00E51BEC" w:rsidRPr="00C111E9" w:rsidRDefault="00000000">
      <w:pPr>
        <w:spacing w:after="120" w:line="276" w:lineRule="auto"/>
        <w:ind w:firstLine="720"/>
      </w:pPr>
      <w:r>
        <w:t xml:space="preserve">Implementation of this Framework requires investment across three categories: personnel, training, and technology. The estimates presented below are calibrated for a mid-sized state environmental agency with a staff complement of five hundred to two thousand employees. </w:t>
      </w:r>
    </w:p>
    <w:p w14:paraId="584D8EED" w14:textId="77777777" w:rsidR="00E51BEC" w:rsidRPr="00C111E9" w:rsidRDefault="00000000">
      <w:pPr>
        <w:pStyle w:val="Heading2"/>
      </w:pPr>
      <w:bookmarkStart w:id="98" w:name="_Toc230163215"/>
      <w:r>
        <w:t>9.1 Personnel</w:t>
      </w:r>
      <w:bookmarkEnd w:id="98"/>
    </w:p>
    <w:p w14:paraId="3270FBE1" w14:textId="101F30BD" w:rsidR="00E51BEC" w:rsidRPr="00C111E9" w:rsidRDefault="00000000">
      <w:pPr>
        <w:spacing w:after="120" w:line="276" w:lineRule="auto"/>
        <w:ind w:firstLine="720"/>
      </w:pPr>
      <w:r>
        <w:t>The most significant personnel investment is the AI Program Manager and later supporting staff. This individual is the operational center of gravity for the entire implementation and ongoing management. AI Governance Council members should budget two to four hours per month during the active implementation period and one to two hours per month at steady-state. A platform-dedicated technical lead from the information technology division should be allocated at 0.25 to 0.5 FTE during pilot phases. Legal counsel should be available at 0.1 FTE on an ongoing advisory basis, with surge capacity for contract review and compliance questions during Phases 4 and 5. Each participating program area should designate a liaison at approximately 0.1 FTE to coordinate use case proposals, data readiness activities, and pilot operations within their division.</w:t>
      </w:r>
    </w:p>
    <w:p w14:paraId="337BC227" w14:textId="77777777" w:rsidR="00E51BEC" w:rsidRPr="00C111E9" w:rsidRDefault="00000000">
      <w:pPr>
        <w:pStyle w:val="Heading2"/>
      </w:pPr>
      <w:bookmarkStart w:id="99" w:name="_Toc230163216"/>
      <w:r>
        <w:t>9.2 Training</w:t>
      </w:r>
      <w:bookmarkEnd w:id="99"/>
    </w:p>
    <w:p w14:paraId="2DD41CB9" w14:textId="7BA78AD0" w:rsidR="00E51BEC" w:rsidRPr="00C111E9" w:rsidRDefault="00000000">
      <w:pPr>
        <w:spacing w:after="120" w:line="276" w:lineRule="auto"/>
        <w:ind w:firstLine="720"/>
      </w:pPr>
      <w:r>
        <w:t>Training requirements fall into four tiers. A review of Executive AI literacy requires a four-hour briefing for senior leadership covering the strategic landscape, the governance framework, and the decision points that will require leadership attention. Governance training requires an eight-hour course for Council members and program managers covering the stage-gate model, risk classification, evaluation methodology, and their specific roles in the governance process. Technical training requires sixteen to forty hours depending on role, covering vendor management, system monitoring, evaluation methodology, and incident response. All-staff awareness requires a one-hour briefing explaining the agency’s approach to AI, the governance structure, and the channel for reporting concerns.</w:t>
      </w:r>
    </w:p>
    <w:p w14:paraId="3D5EB4C8" w14:textId="77777777" w:rsidR="00E51BEC" w:rsidRPr="00C111E9" w:rsidRDefault="00000000">
      <w:pPr>
        <w:pStyle w:val="Heading2"/>
      </w:pPr>
      <w:bookmarkStart w:id="100" w:name="_Toc230163217"/>
      <w:r>
        <w:t>9.3 Technology and Tools</w:t>
      </w:r>
      <w:bookmarkEnd w:id="100"/>
    </w:p>
    <w:p w14:paraId="754A32BF" w14:textId="77777777" w:rsidR="00E51BEC" w:rsidRPr="00C111E9" w:rsidRDefault="00000000">
      <w:pPr>
        <w:spacing w:after="120" w:line="276" w:lineRule="auto"/>
        <w:ind w:firstLine="720"/>
      </w:pPr>
      <w:r>
        <w:t>Technology requirements are intentionally modest during the initial implementation period. Framework document management can be supported by the agency’s existing document management system or SharePoint instance. The AI System Registry and governance tracking can operate on a spreadsheet basis using the Appendix C template initially, maturing to a database solution as the portfolio grows. Pilot infrastructure—sandbox and test environments—will vary by use case, and costs should be budgeted during Phase 4 pilot planning. Monitoring tools similarly vary by system type and should be incorporated into pilot budgets rather than treated as a separate capital expense.</w:t>
      </w:r>
    </w:p>
    <w:p w14:paraId="3A89BE47" w14:textId="77777777" w:rsidR="00E51BEC" w:rsidRPr="00C111E9" w:rsidRDefault="00000000">
      <w:r>
        <w:br w:type="page"/>
      </w:r>
    </w:p>
    <w:p w14:paraId="51556B0E" w14:textId="77777777" w:rsidR="00E51BEC" w:rsidRPr="00C111E9" w:rsidRDefault="00000000">
      <w:pPr>
        <w:pStyle w:val="Heading1"/>
      </w:pPr>
      <w:bookmarkStart w:id="101" w:name="_Toc230163218"/>
      <w:r>
        <w:lastRenderedPageBreak/>
        <w:t>10. COMMON IMPLEMENTATION RISKS</w:t>
      </w:r>
      <w:bookmarkEnd w:id="101"/>
    </w:p>
    <w:p w14:paraId="54F8D9F1" w14:textId="77777777" w:rsidR="00E51BEC" w:rsidRPr="00C111E9" w:rsidRDefault="00000000">
      <w:pPr>
        <w:spacing w:after="120" w:line="276" w:lineRule="auto"/>
        <w:ind w:firstLine="720"/>
      </w:pPr>
      <w:r>
        <w:t>Every implementation carries risk, and candor about those risks is a precondition for effective mitigation. The following risk register identifies the eight most common threats to AI governance implementation, assessed by likelihood and impact, with specific mitigation strategies drawn from operational experience and governance best practice.</w:t>
      </w:r>
    </w:p>
    <w:tbl>
      <w:tblPr>
        <w:tblW w:w="936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CellMar>
          <w:left w:w="10" w:type="dxa"/>
          <w:right w:w="10" w:type="dxa"/>
        </w:tblCellMar>
        <w:tblLook w:val="04A0" w:firstRow="1" w:lastRow="0" w:firstColumn="1" w:lastColumn="0" w:noHBand="0" w:noVBand="1"/>
      </w:tblPr>
      <w:tblGrid>
        <w:gridCol w:w="2200"/>
        <w:gridCol w:w="1100"/>
        <w:gridCol w:w="1000"/>
        <w:gridCol w:w="5060"/>
      </w:tblGrid>
      <w:tr w:rsidR="00E51BEC" w:rsidRPr="00C111E9" w14:paraId="60B45067" w14:textId="77777777">
        <w:tc>
          <w:tcPr>
            <w:tcW w:w="2200" w:type="dxa"/>
            <w:shd w:val="solid" w:color="1F4E79" w:fill="auto"/>
            <w:vAlign w:val="center"/>
          </w:tcPr>
          <w:p w14:paraId="69CDD4EE" w14:textId="77777777" w:rsidR="00E51BEC" w:rsidRPr="00C111E9" w:rsidRDefault="00000000">
            <w:r>
              <w:rPr>
                <w:b/>
                <w:bCs/>
                <w:color w:val="FFFFFF"/>
                <w:sz w:val="20"/>
                <w:szCs w:val="20"/>
              </w:rPr>
              <w:t>Risk</w:t>
            </w:r>
          </w:p>
        </w:tc>
        <w:tc>
          <w:tcPr>
            <w:tcW w:w="1100" w:type="dxa"/>
            <w:shd w:val="solid" w:color="1F4E79" w:fill="auto"/>
            <w:vAlign w:val="center"/>
          </w:tcPr>
          <w:p w14:paraId="186E9B42" w14:textId="77777777" w:rsidR="00E51BEC" w:rsidRPr="00C111E9" w:rsidRDefault="00000000">
            <w:r>
              <w:rPr>
                <w:b/>
                <w:bCs/>
                <w:color w:val="FFFFFF"/>
                <w:sz w:val="20"/>
                <w:szCs w:val="20"/>
              </w:rPr>
              <w:t>Likelihood</w:t>
            </w:r>
          </w:p>
        </w:tc>
        <w:tc>
          <w:tcPr>
            <w:tcW w:w="1000" w:type="dxa"/>
            <w:shd w:val="solid" w:color="1F4E79" w:fill="auto"/>
            <w:vAlign w:val="center"/>
          </w:tcPr>
          <w:p w14:paraId="664702EC" w14:textId="77777777" w:rsidR="00E51BEC" w:rsidRPr="00C111E9" w:rsidRDefault="00000000">
            <w:r>
              <w:rPr>
                <w:b/>
                <w:bCs/>
                <w:color w:val="FFFFFF"/>
                <w:sz w:val="20"/>
                <w:szCs w:val="20"/>
              </w:rPr>
              <w:t>Impact</w:t>
            </w:r>
          </w:p>
        </w:tc>
        <w:tc>
          <w:tcPr>
            <w:tcW w:w="5060" w:type="dxa"/>
            <w:shd w:val="solid" w:color="1F4E79" w:fill="auto"/>
            <w:vAlign w:val="center"/>
          </w:tcPr>
          <w:p w14:paraId="4D4810AB" w14:textId="77777777" w:rsidR="00E51BEC" w:rsidRPr="00C111E9" w:rsidRDefault="00000000">
            <w:r>
              <w:rPr>
                <w:b/>
                <w:bCs/>
                <w:color w:val="FFFFFF"/>
                <w:sz w:val="20"/>
                <w:szCs w:val="20"/>
              </w:rPr>
              <w:t>Mitigation</w:t>
            </w:r>
          </w:p>
        </w:tc>
      </w:tr>
      <w:tr w:rsidR="00E51BEC" w:rsidRPr="00C111E9" w14:paraId="59DB5BEA" w14:textId="77777777">
        <w:tc>
          <w:tcPr>
            <w:tcW w:w="2200" w:type="dxa"/>
            <w:vAlign w:val="center"/>
          </w:tcPr>
          <w:p w14:paraId="007D68EC" w14:textId="77777777" w:rsidR="00E51BEC" w:rsidRPr="00C111E9" w:rsidRDefault="00000000">
            <w:r>
              <w:rPr>
                <w:color w:val="000000"/>
                <w:sz w:val="20"/>
                <w:szCs w:val="20"/>
              </w:rPr>
              <w:t>Executive sponsorship loss</w:t>
            </w:r>
          </w:p>
        </w:tc>
        <w:tc>
          <w:tcPr>
            <w:tcW w:w="1100" w:type="dxa"/>
            <w:vAlign w:val="center"/>
          </w:tcPr>
          <w:p w14:paraId="662ECF9E" w14:textId="77777777" w:rsidR="00E51BEC" w:rsidRPr="00C111E9" w:rsidRDefault="00000000">
            <w:pPr>
              <w:jc w:val="center"/>
            </w:pPr>
            <w:r>
              <w:rPr>
                <w:color w:val="000000"/>
                <w:sz w:val="20"/>
                <w:szCs w:val="20"/>
              </w:rPr>
              <w:t>Medium</w:t>
            </w:r>
          </w:p>
        </w:tc>
        <w:tc>
          <w:tcPr>
            <w:tcW w:w="1000" w:type="dxa"/>
            <w:vAlign w:val="center"/>
          </w:tcPr>
          <w:p w14:paraId="2CDFCED8" w14:textId="77777777" w:rsidR="00E51BEC" w:rsidRPr="00C111E9" w:rsidRDefault="00000000">
            <w:pPr>
              <w:jc w:val="center"/>
            </w:pPr>
            <w:r>
              <w:rPr>
                <w:color w:val="000000"/>
                <w:sz w:val="20"/>
                <w:szCs w:val="20"/>
              </w:rPr>
              <w:t>Critical</w:t>
            </w:r>
          </w:p>
        </w:tc>
        <w:tc>
          <w:tcPr>
            <w:tcW w:w="5060" w:type="dxa"/>
            <w:vAlign w:val="center"/>
          </w:tcPr>
          <w:p w14:paraId="210F0FBC" w14:textId="77777777" w:rsidR="00E51BEC" w:rsidRPr="00C111E9" w:rsidRDefault="00000000">
            <w:r>
              <w:rPr>
                <w:color w:val="000000"/>
                <w:sz w:val="20"/>
                <w:szCs w:val="20"/>
              </w:rPr>
              <w:t>Embed governance in agency policy rather than leadership preference alone. Build Council charter with succession provisions to ensure continuity across leadership transitions.</w:t>
            </w:r>
          </w:p>
        </w:tc>
      </w:tr>
      <w:tr w:rsidR="00E51BEC" w:rsidRPr="00C111E9" w14:paraId="2780E0E6" w14:textId="77777777">
        <w:tc>
          <w:tcPr>
            <w:tcW w:w="2200" w:type="dxa"/>
            <w:vAlign w:val="center"/>
          </w:tcPr>
          <w:p w14:paraId="4F61F7D3" w14:textId="77777777" w:rsidR="00E51BEC" w:rsidRPr="00C111E9" w:rsidRDefault="00000000">
            <w:r>
              <w:rPr>
                <w:color w:val="000000"/>
                <w:sz w:val="20"/>
                <w:szCs w:val="20"/>
              </w:rPr>
              <w:t>Analysis paralysis and over-governance</w:t>
            </w:r>
          </w:p>
        </w:tc>
        <w:tc>
          <w:tcPr>
            <w:tcW w:w="1100" w:type="dxa"/>
            <w:vAlign w:val="center"/>
          </w:tcPr>
          <w:p w14:paraId="7C6D2EFE" w14:textId="77777777" w:rsidR="00E51BEC" w:rsidRPr="00C111E9" w:rsidRDefault="00000000">
            <w:pPr>
              <w:jc w:val="center"/>
            </w:pPr>
            <w:r>
              <w:rPr>
                <w:color w:val="000000"/>
                <w:sz w:val="20"/>
                <w:szCs w:val="20"/>
              </w:rPr>
              <w:t>High</w:t>
            </w:r>
          </w:p>
        </w:tc>
        <w:tc>
          <w:tcPr>
            <w:tcW w:w="1000" w:type="dxa"/>
            <w:vAlign w:val="center"/>
          </w:tcPr>
          <w:p w14:paraId="03B0C235" w14:textId="77777777" w:rsidR="00E51BEC" w:rsidRPr="00C111E9" w:rsidRDefault="00000000">
            <w:pPr>
              <w:jc w:val="center"/>
            </w:pPr>
            <w:r>
              <w:rPr>
                <w:color w:val="000000"/>
                <w:sz w:val="20"/>
                <w:szCs w:val="20"/>
              </w:rPr>
              <w:t>High</w:t>
            </w:r>
          </w:p>
        </w:tc>
        <w:tc>
          <w:tcPr>
            <w:tcW w:w="5060" w:type="dxa"/>
            <w:vAlign w:val="center"/>
          </w:tcPr>
          <w:p w14:paraId="2F172F5D" w14:textId="77777777" w:rsidR="00E51BEC" w:rsidRPr="00C111E9" w:rsidRDefault="00000000">
            <w:r>
              <w:rPr>
                <w:color w:val="000000"/>
                <w:sz w:val="20"/>
                <w:szCs w:val="20"/>
              </w:rPr>
              <w:t xml:space="preserve">Start with </w:t>
            </w:r>
            <w:del w:id="102" w:author="SCDES AI Activation — Draft 2" w:date="2026-07-09T00:00:00Z">
              <w:r>
                <w:rPr>
                  <w:color w:val="000000"/>
                  <w:sz w:val="20"/>
                  <w:szCs w:val="20"/>
                </w:rPr>
                <w:delText>Bucket 1 low-risk use cases</w:delText>
              </w:r>
            </w:del>
            <w:ins w:id="103" w:author="SCDES AI Activation — Draft 2" w:date="2026-07-09T00:00:00Z">
              <w:r>
                <w:rPr>
                  <w:color w:val="000000"/>
                  <w:sz w:val="20"/>
                  <w:szCs w:val="20"/>
                </w:rPr>
                <w:t>Category 1 use cases</w:t>
              </w:r>
            </w:ins>
            <w:r>
              <w:rPr>
                <w:color w:val="000000"/>
                <w:sz w:val="20"/>
                <w:szCs w:val="20"/>
              </w:rPr>
              <w:t xml:space="preserve"> to demonstrate value before expanding governance scope. Governance should enable, not obstruct.</w:t>
            </w:r>
          </w:p>
        </w:tc>
      </w:tr>
      <w:tr w:rsidR="00E51BEC" w:rsidRPr="00C111E9" w14:paraId="45329ACC" w14:textId="77777777">
        <w:tc>
          <w:tcPr>
            <w:tcW w:w="2200" w:type="dxa"/>
            <w:vAlign w:val="center"/>
          </w:tcPr>
          <w:p w14:paraId="1640906E" w14:textId="77777777" w:rsidR="00E51BEC" w:rsidRPr="00C111E9" w:rsidRDefault="00000000">
            <w:r>
              <w:rPr>
                <w:color w:val="000000"/>
                <w:sz w:val="20"/>
                <w:szCs w:val="20"/>
              </w:rPr>
              <w:t>Staff resistance to AI adoption</w:t>
            </w:r>
          </w:p>
        </w:tc>
        <w:tc>
          <w:tcPr>
            <w:tcW w:w="1100" w:type="dxa"/>
            <w:vAlign w:val="center"/>
          </w:tcPr>
          <w:p w14:paraId="45F17A44" w14:textId="77777777" w:rsidR="00E51BEC" w:rsidRPr="00C111E9" w:rsidRDefault="00000000">
            <w:pPr>
              <w:jc w:val="center"/>
            </w:pPr>
            <w:r>
              <w:rPr>
                <w:color w:val="000000"/>
                <w:sz w:val="20"/>
                <w:szCs w:val="20"/>
              </w:rPr>
              <w:t>High</w:t>
            </w:r>
          </w:p>
        </w:tc>
        <w:tc>
          <w:tcPr>
            <w:tcW w:w="1000" w:type="dxa"/>
            <w:vAlign w:val="center"/>
          </w:tcPr>
          <w:p w14:paraId="5BEC6648" w14:textId="77777777" w:rsidR="00E51BEC" w:rsidRPr="00C111E9" w:rsidRDefault="00000000">
            <w:pPr>
              <w:jc w:val="center"/>
            </w:pPr>
            <w:r>
              <w:rPr>
                <w:color w:val="000000"/>
                <w:sz w:val="20"/>
                <w:szCs w:val="20"/>
              </w:rPr>
              <w:t>Medium</w:t>
            </w:r>
          </w:p>
        </w:tc>
        <w:tc>
          <w:tcPr>
            <w:tcW w:w="5060" w:type="dxa"/>
            <w:vAlign w:val="center"/>
          </w:tcPr>
          <w:p w14:paraId="171CC15C" w14:textId="77777777" w:rsidR="00E51BEC" w:rsidRPr="00C111E9" w:rsidRDefault="00000000">
            <w:r>
              <w:rPr>
                <w:color w:val="000000"/>
                <w:sz w:val="20"/>
                <w:szCs w:val="20"/>
              </w:rPr>
              <w:t xml:space="preserve">Invest in change management </w:t>
            </w:r>
            <w:del w:id="104" w:author="SCDES AI Activation — Draft 2" w:date="2026-07-09T00:00:00Z">
              <w:r>
                <w:rPr>
                  <w:color w:val="000000"/>
                  <w:sz w:val="20"/>
                  <w:szCs w:val="20"/>
                </w:rPr>
                <w:delText>per Section 15.</w:delText>
              </w:r>
            </w:del>
            <w:ins w:id="105" w:author="SCDES AI Activation — Draft 2" w:date="2026-07-09T00:00:00Z">
              <w:r>
                <w:rPr>
                  <w:color w:val="000000"/>
                  <w:sz w:val="20"/>
                  <w:szCs w:val="20"/>
                </w:rPr>
                <w:t>per the SCDES AI Operations Manual §18 (Organizational Change Management).</w:t>
              </w:r>
            </w:ins>
            <w:r>
              <w:rPr>
                <w:color w:val="000000"/>
                <w:sz w:val="20"/>
                <w:szCs w:val="20"/>
              </w:rPr>
              <w:t xml:space="preserve"> Frame AI as augmentation of professional judgment, not replacement. Include staff in use case identification.</w:t>
            </w:r>
          </w:p>
        </w:tc>
      </w:tr>
      <w:tr w:rsidR="00E51BEC" w:rsidRPr="00C111E9" w14:paraId="7B5890CE" w14:textId="77777777">
        <w:tc>
          <w:tcPr>
            <w:tcW w:w="2200" w:type="dxa"/>
            <w:vAlign w:val="center"/>
          </w:tcPr>
          <w:p w14:paraId="41695CAD" w14:textId="77777777" w:rsidR="00E51BEC" w:rsidRPr="00C111E9" w:rsidRDefault="00000000">
            <w:r>
              <w:rPr>
                <w:color w:val="000000"/>
                <w:sz w:val="20"/>
                <w:szCs w:val="20"/>
              </w:rPr>
              <w:t>Vendor non-cooperation with disclosure</w:t>
            </w:r>
          </w:p>
        </w:tc>
        <w:tc>
          <w:tcPr>
            <w:tcW w:w="1100" w:type="dxa"/>
            <w:vAlign w:val="center"/>
          </w:tcPr>
          <w:p w14:paraId="02152727" w14:textId="77777777" w:rsidR="00E51BEC" w:rsidRPr="00C111E9" w:rsidRDefault="00000000">
            <w:pPr>
              <w:jc w:val="center"/>
            </w:pPr>
            <w:r>
              <w:rPr>
                <w:color w:val="000000"/>
                <w:sz w:val="20"/>
                <w:szCs w:val="20"/>
              </w:rPr>
              <w:t>Medium</w:t>
            </w:r>
          </w:p>
        </w:tc>
        <w:tc>
          <w:tcPr>
            <w:tcW w:w="1000" w:type="dxa"/>
            <w:vAlign w:val="center"/>
          </w:tcPr>
          <w:p w14:paraId="008BAF88" w14:textId="77777777" w:rsidR="00E51BEC" w:rsidRPr="00C111E9" w:rsidRDefault="00000000">
            <w:pPr>
              <w:jc w:val="center"/>
            </w:pPr>
            <w:r>
              <w:rPr>
                <w:color w:val="000000"/>
                <w:sz w:val="20"/>
                <w:szCs w:val="20"/>
              </w:rPr>
              <w:t>Medium</w:t>
            </w:r>
          </w:p>
        </w:tc>
        <w:tc>
          <w:tcPr>
            <w:tcW w:w="5060" w:type="dxa"/>
            <w:vAlign w:val="center"/>
          </w:tcPr>
          <w:p w14:paraId="09D995E8" w14:textId="77777777" w:rsidR="00E51BEC" w:rsidRPr="00C111E9" w:rsidRDefault="00000000">
            <w:r>
              <w:rPr>
                <w:color w:val="000000"/>
                <w:sz w:val="20"/>
                <w:szCs w:val="20"/>
              </w:rPr>
              <w:t>Build Appendix E requirements into procurement language from the outset. Escalate non-responsive vendors to General Counsel.</w:t>
            </w:r>
          </w:p>
        </w:tc>
      </w:tr>
      <w:tr w:rsidR="00E51BEC" w:rsidRPr="00C111E9" w14:paraId="3D59BEB6" w14:textId="77777777">
        <w:tc>
          <w:tcPr>
            <w:tcW w:w="2200" w:type="dxa"/>
            <w:vAlign w:val="center"/>
          </w:tcPr>
          <w:p w14:paraId="0FB8305F" w14:textId="77777777" w:rsidR="00E51BEC" w:rsidRPr="00C111E9" w:rsidRDefault="00000000">
            <w:r>
              <w:rPr>
                <w:color w:val="000000"/>
                <w:sz w:val="20"/>
                <w:szCs w:val="20"/>
              </w:rPr>
              <w:t>Data quality insufficient for AI use</w:t>
            </w:r>
          </w:p>
        </w:tc>
        <w:tc>
          <w:tcPr>
            <w:tcW w:w="1100" w:type="dxa"/>
            <w:vAlign w:val="center"/>
          </w:tcPr>
          <w:p w14:paraId="28246A08" w14:textId="77777777" w:rsidR="00E51BEC" w:rsidRPr="00C111E9" w:rsidRDefault="00000000">
            <w:pPr>
              <w:jc w:val="center"/>
            </w:pPr>
            <w:r>
              <w:rPr>
                <w:color w:val="000000"/>
                <w:sz w:val="20"/>
                <w:szCs w:val="20"/>
              </w:rPr>
              <w:t>High</w:t>
            </w:r>
          </w:p>
        </w:tc>
        <w:tc>
          <w:tcPr>
            <w:tcW w:w="1000" w:type="dxa"/>
            <w:vAlign w:val="center"/>
          </w:tcPr>
          <w:p w14:paraId="18046D41" w14:textId="77777777" w:rsidR="00E51BEC" w:rsidRPr="00C111E9" w:rsidRDefault="00000000">
            <w:pPr>
              <w:jc w:val="center"/>
            </w:pPr>
            <w:r>
              <w:rPr>
                <w:color w:val="000000"/>
                <w:sz w:val="20"/>
                <w:szCs w:val="20"/>
              </w:rPr>
              <w:t>High</w:t>
            </w:r>
          </w:p>
        </w:tc>
        <w:tc>
          <w:tcPr>
            <w:tcW w:w="5060" w:type="dxa"/>
            <w:vAlign w:val="center"/>
          </w:tcPr>
          <w:p w14:paraId="7CE020DD" w14:textId="77777777" w:rsidR="00E51BEC" w:rsidRPr="00C111E9" w:rsidRDefault="00000000">
            <w:r>
              <w:rPr>
                <w:color w:val="000000"/>
                <w:sz w:val="20"/>
                <w:szCs w:val="20"/>
              </w:rPr>
              <w:t>Use Appendix D to identify gaps early. Select use cases that match current data maturity. Invest in data remediation as a prerequisite, not an afterthought.</w:t>
            </w:r>
          </w:p>
        </w:tc>
      </w:tr>
      <w:tr w:rsidR="00E51BEC" w:rsidRPr="00C111E9" w14:paraId="207DE373" w14:textId="77777777">
        <w:tc>
          <w:tcPr>
            <w:tcW w:w="2200" w:type="dxa"/>
            <w:vAlign w:val="center"/>
          </w:tcPr>
          <w:p w14:paraId="36F632B2" w14:textId="77777777" w:rsidR="00E51BEC" w:rsidRPr="00C111E9" w:rsidRDefault="00000000">
            <w:r>
              <w:rPr>
                <w:color w:val="000000"/>
                <w:sz w:val="20"/>
                <w:szCs w:val="20"/>
              </w:rPr>
              <w:t>Federal regulatory landscape changes</w:t>
            </w:r>
          </w:p>
        </w:tc>
        <w:tc>
          <w:tcPr>
            <w:tcW w:w="1100" w:type="dxa"/>
            <w:vAlign w:val="center"/>
          </w:tcPr>
          <w:p w14:paraId="1E03A3B1" w14:textId="77777777" w:rsidR="00E51BEC" w:rsidRPr="00C111E9" w:rsidRDefault="00000000">
            <w:pPr>
              <w:jc w:val="center"/>
            </w:pPr>
            <w:r>
              <w:rPr>
                <w:color w:val="000000"/>
                <w:sz w:val="20"/>
                <w:szCs w:val="20"/>
              </w:rPr>
              <w:t>Medium</w:t>
            </w:r>
          </w:p>
        </w:tc>
        <w:tc>
          <w:tcPr>
            <w:tcW w:w="1000" w:type="dxa"/>
            <w:vAlign w:val="center"/>
          </w:tcPr>
          <w:p w14:paraId="0CAB8CA7" w14:textId="77777777" w:rsidR="00E51BEC" w:rsidRPr="00C111E9" w:rsidRDefault="00000000">
            <w:pPr>
              <w:jc w:val="center"/>
            </w:pPr>
            <w:r>
              <w:rPr>
                <w:color w:val="000000"/>
                <w:sz w:val="20"/>
                <w:szCs w:val="20"/>
              </w:rPr>
              <w:t>Medium</w:t>
            </w:r>
          </w:p>
        </w:tc>
        <w:tc>
          <w:tcPr>
            <w:tcW w:w="5060" w:type="dxa"/>
            <w:vAlign w:val="center"/>
          </w:tcPr>
          <w:p w14:paraId="2C3FA3DB" w14:textId="77777777" w:rsidR="00E51BEC" w:rsidRPr="00C111E9" w:rsidRDefault="00000000">
            <w:r>
              <w:rPr>
                <w:color w:val="000000"/>
                <w:sz w:val="20"/>
                <w:szCs w:val="20"/>
              </w:rPr>
              <w:t>Section 6A.3 legislative monitoring provides the watch function. Framework is designed around durable principles rather than specific executive orders or memoranda.</w:t>
            </w:r>
          </w:p>
        </w:tc>
      </w:tr>
      <w:tr w:rsidR="00E51BEC" w:rsidRPr="00C111E9" w14:paraId="21151E20" w14:textId="77777777">
        <w:tc>
          <w:tcPr>
            <w:tcW w:w="2200" w:type="dxa"/>
            <w:vAlign w:val="center"/>
          </w:tcPr>
          <w:p w14:paraId="188B72EB" w14:textId="77777777" w:rsidR="00E51BEC" w:rsidRPr="00C111E9" w:rsidRDefault="00000000">
            <w:r>
              <w:rPr>
                <w:color w:val="000000"/>
                <w:sz w:val="20"/>
                <w:szCs w:val="20"/>
              </w:rPr>
              <w:t>Pilot fails to demonstrate value</w:t>
            </w:r>
          </w:p>
        </w:tc>
        <w:tc>
          <w:tcPr>
            <w:tcW w:w="1100" w:type="dxa"/>
            <w:vAlign w:val="center"/>
          </w:tcPr>
          <w:p w14:paraId="38C4676E" w14:textId="77777777" w:rsidR="00E51BEC" w:rsidRPr="00C111E9" w:rsidRDefault="00000000">
            <w:pPr>
              <w:jc w:val="center"/>
            </w:pPr>
            <w:r>
              <w:rPr>
                <w:color w:val="000000"/>
                <w:sz w:val="20"/>
                <w:szCs w:val="20"/>
              </w:rPr>
              <w:t>Medium</w:t>
            </w:r>
          </w:p>
        </w:tc>
        <w:tc>
          <w:tcPr>
            <w:tcW w:w="1000" w:type="dxa"/>
            <w:vAlign w:val="center"/>
          </w:tcPr>
          <w:p w14:paraId="61C0BA6E" w14:textId="77777777" w:rsidR="00E51BEC" w:rsidRPr="00C111E9" w:rsidRDefault="00000000">
            <w:pPr>
              <w:jc w:val="center"/>
            </w:pPr>
            <w:r>
              <w:rPr>
                <w:color w:val="000000"/>
                <w:sz w:val="20"/>
                <w:szCs w:val="20"/>
              </w:rPr>
              <w:t>Medium</w:t>
            </w:r>
          </w:p>
        </w:tc>
        <w:tc>
          <w:tcPr>
            <w:tcW w:w="5060" w:type="dxa"/>
            <w:vAlign w:val="center"/>
          </w:tcPr>
          <w:p w14:paraId="39BCF523" w14:textId="77777777" w:rsidR="00E51BEC" w:rsidRPr="00C111E9" w:rsidRDefault="00000000">
            <w:r>
              <w:rPr>
                <w:color w:val="000000"/>
                <w:sz w:val="20"/>
                <w:szCs w:val="20"/>
              </w:rPr>
              <w:t xml:space="preserve">Define success criteria before deployment </w:t>
            </w:r>
            <w:del w:id="106" w:author="SCDES AI Activation — Draft 2" w:date="2026-07-09T00:00:00Z">
              <w:r>
                <w:rPr>
                  <w:color w:val="000000"/>
                  <w:sz w:val="20"/>
                  <w:szCs w:val="20"/>
                </w:rPr>
                <w:delText>per Section 14.</w:delText>
              </w:r>
            </w:del>
            <w:ins w:id="107" w:author="SCDES AI Activation — Draft 2" w:date="2026-07-09T00:00:00Z">
              <w:r>
                <w:rPr>
                  <w:color w:val="000000"/>
                  <w:sz w:val="20"/>
                  <w:szCs w:val="20"/>
                </w:rPr>
                <w:t>per the pilot methodology in the SCDES AI Operations Manual §17.</w:t>
              </w:r>
            </w:ins>
            <w:r>
              <w:rPr>
                <w:color w:val="000000"/>
                <w:sz w:val="20"/>
                <w:szCs w:val="20"/>
              </w:rPr>
              <w:t xml:space="preserve"> A failed pilot that produces documented lessons is governance working correctly, not governance failing.</w:t>
            </w:r>
          </w:p>
        </w:tc>
      </w:tr>
      <w:tr w:rsidR="00E51BEC" w:rsidRPr="00C111E9" w14:paraId="298AE24D" w14:textId="77777777">
        <w:tc>
          <w:tcPr>
            <w:tcW w:w="2200" w:type="dxa"/>
            <w:vAlign w:val="center"/>
          </w:tcPr>
          <w:p w14:paraId="4231865E" w14:textId="77777777" w:rsidR="00E51BEC" w:rsidRPr="00C111E9" w:rsidRDefault="00000000">
            <w:r>
              <w:rPr>
                <w:color w:val="000000"/>
                <w:sz w:val="20"/>
                <w:szCs w:val="20"/>
              </w:rPr>
              <w:t>Scope creep transforms framework into bureaucratic barrier</w:t>
            </w:r>
          </w:p>
        </w:tc>
        <w:tc>
          <w:tcPr>
            <w:tcW w:w="1100" w:type="dxa"/>
            <w:vAlign w:val="center"/>
          </w:tcPr>
          <w:p w14:paraId="00FCAEB3" w14:textId="77777777" w:rsidR="00E51BEC" w:rsidRPr="00C111E9" w:rsidRDefault="00000000">
            <w:pPr>
              <w:jc w:val="center"/>
            </w:pPr>
            <w:r>
              <w:rPr>
                <w:color w:val="000000"/>
                <w:sz w:val="20"/>
                <w:szCs w:val="20"/>
              </w:rPr>
              <w:t>Medium</w:t>
            </w:r>
          </w:p>
        </w:tc>
        <w:tc>
          <w:tcPr>
            <w:tcW w:w="1000" w:type="dxa"/>
            <w:vAlign w:val="center"/>
          </w:tcPr>
          <w:p w14:paraId="78C6C7BD" w14:textId="77777777" w:rsidR="00E51BEC" w:rsidRPr="00C111E9" w:rsidRDefault="00000000">
            <w:pPr>
              <w:jc w:val="center"/>
            </w:pPr>
            <w:r>
              <w:rPr>
                <w:color w:val="000000"/>
                <w:sz w:val="20"/>
                <w:szCs w:val="20"/>
              </w:rPr>
              <w:t>High</w:t>
            </w:r>
          </w:p>
        </w:tc>
        <w:tc>
          <w:tcPr>
            <w:tcW w:w="5060" w:type="dxa"/>
            <w:vAlign w:val="center"/>
          </w:tcPr>
          <w:p w14:paraId="7CE99F22" w14:textId="77777777" w:rsidR="00E51BEC" w:rsidRPr="00C111E9" w:rsidRDefault="00000000">
            <w:r>
              <w:rPr>
                <w:color w:val="000000"/>
                <w:sz w:val="20"/>
                <w:szCs w:val="20"/>
              </w:rPr>
              <w:t xml:space="preserve">Review governance burden annually. Streamline intake for low-risk use cases. </w:t>
            </w:r>
            <w:del w:id="108" w:author="SCDES AI Activation — Draft 2" w:date="2026-07-09T00:00:00Z">
              <w:r>
                <w:rPr>
                  <w:color w:val="000000"/>
                  <w:sz w:val="20"/>
                  <w:szCs w:val="20"/>
                </w:rPr>
                <w:delText>The Board</w:delText>
              </w:r>
            </w:del>
            <w:ins w:id="109" w:author="SCDES AI Activation — Draft 2" w:date="2026-07-09T00:00:00Z">
              <w:r>
                <w:rPr>
                  <w:color w:val="000000"/>
                  <w:sz w:val="20"/>
                  <w:szCs w:val="20"/>
                </w:rPr>
                <w:t>The AI Governance Council</w:t>
              </w:r>
            </w:ins>
            <w:r>
              <w:rPr>
                <w:color w:val="000000"/>
                <w:sz w:val="20"/>
                <w:szCs w:val="20"/>
              </w:rPr>
              <w:t xml:space="preserve"> should regularly ask: is this gate adding value, or adding friction?</w:t>
            </w:r>
          </w:p>
        </w:tc>
      </w:tr>
    </w:tbl>
    <w:p w14:paraId="50185CB1" w14:textId="77777777" w:rsidR="00E51BEC" w:rsidRPr="00C111E9" w:rsidRDefault="00000000">
      <w:r>
        <w:br w:type="page"/>
      </w:r>
    </w:p>
    <w:p w14:paraId="51A8DF65" w14:textId="77777777" w:rsidR="00E51BEC" w:rsidRPr="00C111E9" w:rsidRDefault="00000000">
      <w:pPr>
        <w:pStyle w:val="Heading1"/>
      </w:pPr>
      <w:bookmarkStart w:id="110" w:name="_Toc230163219"/>
      <w:r>
        <w:lastRenderedPageBreak/>
        <w:t>11. APPENDIX QUICK REFERENCE</w:t>
      </w:r>
      <w:bookmarkEnd w:id="110"/>
    </w:p>
    <w:p w14:paraId="568F1183" w14:textId="77777777" w:rsidR="00E51BEC" w:rsidRPr="00C111E9" w:rsidRDefault="00000000">
      <w:pPr>
        <w:spacing w:after="120" w:line="276" w:lineRule="auto"/>
        <w:ind w:firstLine="720"/>
      </w:pPr>
      <w:r>
        <w:t xml:space="preserve">The following table provides a consolidated reference for each </w:t>
      </w:r>
      <w:del w:id="111" w:author="SCDES AI Activation — Draft 2" w:date="2026-07-09T00:00:00Z">
        <w:r>
          <w:delText>Framework appendix</w:delText>
        </w:r>
      </w:del>
      <w:ins w:id="112" w:author="SCDES AI Activation — Draft 2" w:date="2026-07-09T00:00:00Z">
        <w:r>
          <w:t>implementation instrument used by this Playbook and set forth in the SCDES AI Operations Manual</w:t>
        </w:r>
      </w:ins>
      <w:r>
        <w:t>, identifying the implementation phase at which it is first used and the organizational role primarily responsible for its completion. This reference should be consulted whenever a phase activity or gate review requires a specific artifact, ensuring that the correct instrument is applied at the correct stage of the governance process.</w:t>
      </w:r>
    </w:p>
    <w:tbl>
      <w:tblPr>
        <w:tblW w:w="936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CellMar>
          <w:left w:w="10" w:type="dxa"/>
          <w:right w:w="10" w:type="dxa"/>
        </w:tblCellMar>
        <w:tblLook w:val="04A0" w:firstRow="1" w:lastRow="0" w:firstColumn="1" w:lastColumn="0" w:noHBand="0" w:noVBand="1"/>
      </w:tblPr>
      <w:tblGrid>
        <w:gridCol w:w="1000"/>
        <w:gridCol w:w="3000"/>
        <w:gridCol w:w="3200"/>
        <w:gridCol w:w="2160"/>
      </w:tblGrid>
      <w:tr w:rsidR="00E51BEC" w:rsidRPr="00C111E9" w14:paraId="19B51F76" w14:textId="77777777">
        <w:tc>
          <w:tcPr>
            <w:tcW w:w="1000" w:type="dxa"/>
            <w:shd w:val="solid" w:color="1F4E79" w:fill="auto"/>
            <w:vAlign w:val="center"/>
          </w:tcPr>
          <w:p w14:paraId="499FB70A" w14:textId="77777777" w:rsidR="00E51BEC" w:rsidRPr="00C111E9" w:rsidRDefault="00000000">
            <w:r>
              <w:rPr>
                <w:b/>
                <w:bCs/>
                <w:color w:val="FFFFFF"/>
                <w:sz w:val="20"/>
                <w:szCs w:val="20"/>
              </w:rPr>
              <w:t>Appendix</w:t>
            </w:r>
          </w:p>
        </w:tc>
        <w:tc>
          <w:tcPr>
            <w:tcW w:w="3000" w:type="dxa"/>
            <w:shd w:val="solid" w:color="1F4E79" w:fill="auto"/>
            <w:vAlign w:val="center"/>
          </w:tcPr>
          <w:p w14:paraId="0F3DDC6B" w14:textId="77777777" w:rsidR="00E51BEC" w:rsidRPr="00C111E9" w:rsidRDefault="00000000">
            <w:r>
              <w:rPr>
                <w:b/>
                <w:bCs/>
                <w:color w:val="FFFFFF"/>
                <w:sz w:val="20"/>
                <w:szCs w:val="20"/>
              </w:rPr>
              <w:t>Title</w:t>
            </w:r>
          </w:p>
        </w:tc>
        <w:tc>
          <w:tcPr>
            <w:tcW w:w="3200" w:type="dxa"/>
            <w:shd w:val="solid" w:color="1F4E79" w:fill="auto"/>
            <w:vAlign w:val="center"/>
          </w:tcPr>
          <w:p w14:paraId="533DA9EB" w14:textId="77777777" w:rsidR="00E51BEC" w:rsidRPr="00C111E9" w:rsidRDefault="00000000">
            <w:r>
              <w:rPr>
                <w:b/>
                <w:bCs/>
                <w:color w:val="FFFFFF"/>
                <w:sz w:val="20"/>
                <w:szCs w:val="20"/>
              </w:rPr>
              <w:t>When Used</w:t>
            </w:r>
          </w:p>
        </w:tc>
        <w:tc>
          <w:tcPr>
            <w:tcW w:w="2160" w:type="dxa"/>
            <w:shd w:val="solid" w:color="1F4E79" w:fill="auto"/>
            <w:vAlign w:val="center"/>
          </w:tcPr>
          <w:p w14:paraId="7FAC8D49" w14:textId="77777777" w:rsidR="00E51BEC" w:rsidRPr="00C111E9" w:rsidRDefault="00000000">
            <w:r>
              <w:rPr>
                <w:b/>
                <w:bCs/>
                <w:color w:val="FFFFFF"/>
                <w:sz w:val="20"/>
                <w:szCs w:val="20"/>
              </w:rPr>
              <w:t>Primary User</w:t>
            </w:r>
          </w:p>
        </w:tc>
      </w:tr>
      <w:tr w:rsidR="00E51BEC" w:rsidRPr="00C111E9" w14:paraId="4ABE82F6" w14:textId="77777777">
        <w:tc>
          <w:tcPr>
            <w:tcW w:w="100" w:type="dxa"/>
          </w:tcPr>
          <w:p w14:paraId="5484A198" w14:textId="77777777" w:rsidR="00E51BEC" w:rsidRPr="00C111E9" w:rsidRDefault="00000000">
            <w:r>
              <w:t>A</w:t>
            </w:r>
          </w:p>
        </w:tc>
        <w:tc>
          <w:tcPr>
            <w:tcW w:w="100" w:type="dxa"/>
          </w:tcPr>
          <w:p w14:paraId="7F38391A" w14:textId="77777777" w:rsidR="00E51BEC" w:rsidRPr="00C111E9" w:rsidRDefault="00000000">
            <w:r>
              <w:t>Environmental AI Use Case Taxonomy</w:t>
            </w:r>
          </w:p>
        </w:tc>
        <w:tc>
          <w:tcPr>
            <w:tcW w:w="100" w:type="dxa"/>
          </w:tcPr>
          <w:p w14:paraId="2AF3A870" w14:textId="77777777" w:rsidR="00E51BEC" w:rsidRPr="00C111E9" w:rsidRDefault="00000000">
            <w:r>
              <w:t>Phase 3 solicitation; ongoing reference</w:t>
            </w:r>
          </w:p>
        </w:tc>
        <w:tc>
          <w:tcPr>
            <w:tcW w:w="100" w:type="dxa"/>
          </w:tcPr>
          <w:p w14:paraId="60918C41" w14:textId="77777777" w:rsidR="00E51BEC" w:rsidRPr="00C111E9" w:rsidRDefault="00000000">
            <w:r>
              <w:t>Program Managers / AI Strategist</w:t>
            </w:r>
          </w:p>
        </w:tc>
      </w:tr>
      <w:tr w:rsidR="00E51BEC" w:rsidRPr="00C111E9" w14:paraId="63FE2107" w14:textId="77777777">
        <w:tc>
          <w:tcPr>
            <w:tcW w:w="100" w:type="dxa"/>
          </w:tcPr>
          <w:p w14:paraId="09B3000C" w14:textId="77777777" w:rsidR="00E51BEC" w:rsidRPr="00C111E9" w:rsidRDefault="00000000">
            <w:r>
              <w:t>B</w:t>
            </w:r>
          </w:p>
        </w:tc>
        <w:tc>
          <w:tcPr>
            <w:tcW w:w="100" w:type="dxa"/>
          </w:tcPr>
          <w:p w14:paraId="33157652" w14:textId="77777777" w:rsidR="00E51BEC" w:rsidRPr="00C111E9" w:rsidRDefault="00000000">
            <w:r>
              <w:t>AI Risk Classification Matrix</w:t>
            </w:r>
          </w:p>
        </w:tc>
        <w:tc>
          <w:tcPr>
            <w:tcW w:w="100" w:type="dxa"/>
          </w:tcPr>
          <w:p w14:paraId="5968F6D6" w14:textId="77777777" w:rsidR="00E51BEC" w:rsidRPr="00C111E9" w:rsidRDefault="00000000">
            <w:r>
              <w:t>Gate 0 and every gate review; reassessed annually</w:t>
            </w:r>
          </w:p>
        </w:tc>
        <w:tc>
          <w:tcPr>
            <w:tcW w:w="100" w:type="dxa"/>
          </w:tcPr>
          <w:p w14:paraId="2AD261C9" w14:textId="77777777" w:rsidR="00E51BEC" w:rsidRPr="00C111E9" w:rsidRDefault="00000000">
            <w:r>
              <w:t>AI Governance Council</w:t>
            </w:r>
          </w:p>
        </w:tc>
      </w:tr>
      <w:tr w:rsidR="00E51BEC" w:rsidRPr="00C111E9" w14:paraId="77BCB9AF" w14:textId="77777777">
        <w:tc>
          <w:tcPr>
            <w:tcW w:w="100" w:type="dxa"/>
          </w:tcPr>
          <w:p w14:paraId="2745EE8C" w14:textId="77777777" w:rsidR="00E51BEC" w:rsidRPr="00C111E9" w:rsidRDefault="00000000">
            <w:r>
              <w:t>C</w:t>
            </w:r>
          </w:p>
        </w:tc>
        <w:tc>
          <w:tcPr>
            <w:tcW w:w="100" w:type="dxa"/>
          </w:tcPr>
          <w:p w14:paraId="40DD4501" w14:textId="77777777" w:rsidR="00E51BEC" w:rsidRPr="00C111E9" w:rsidRDefault="00000000">
            <w:r>
              <w:t>AI System Registry</w:t>
            </w:r>
          </w:p>
        </w:tc>
        <w:tc>
          <w:tcPr>
            <w:tcW w:w="100" w:type="dxa"/>
          </w:tcPr>
          <w:p w14:paraId="03AD1088" w14:textId="77777777" w:rsidR="00E51BEC" w:rsidRPr="00C111E9" w:rsidRDefault="00000000">
            <w:r>
              <w:t>Phase 1 initialization; ongoing</w:t>
            </w:r>
          </w:p>
        </w:tc>
        <w:tc>
          <w:tcPr>
            <w:tcW w:w="100" w:type="dxa"/>
          </w:tcPr>
          <w:p w14:paraId="215FEABB" w14:textId="77777777" w:rsidR="00E51BEC" w:rsidRPr="00C111E9" w:rsidRDefault="00000000">
            <w:r>
              <w:t>Office of the CTO</w:t>
            </w:r>
          </w:p>
        </w:tc>
      </w:tr>
      <w:tr w:rsidR="00E51BEC" w:rsidRPr="00C111E9" w14:paraId="5D30DE91" w14:textId="77777777">
        <w:tc>
          <w:tcPr>
            <w:tcW w:w="100" w:type="dxa"/>
          </w:tcPr>
          <w:p w14:paraId="1E2C5FCB" w14:textId="77777777" w:rsidR="00E51BEC" w:rsidRPr="00C111E9" w:rsidRDefault="00000000">
            <w:r>
              <w:t>D</w:t>
            </w:r>
          </w:p>
        </w:tc>
        <w:tc>
          <w:tcPr>
            <w:tcW w:w="100" w:type="dxa"/>
          </w:tcPr>
          <w:p w14:paraId="2763B3E8" w14:textId="77777777" w:rsidR="00E51BEC" w:rsidRPr="00C111E9" w:rsidRDefault="00000000">
            <w:r>
              <w:t>Data Readiness Assessment</w:t>
            </w:r>
          </w:p>
        </w:tc>
        <w:tc>
          <w:tcPr>
            <w:tcW w:w="100" w:type="dxa"/>
          </w:tcPr>
          <w:p w14:paraId="36F997DC" w14:textId="77777777" w:rsidR="00E51BEC" w:rsidRPr="00C111E9" w:rsidRDefault="00000000">
            <w:r>
              <w:t>Phase 2 and Gate 1 for every new project</w:t>
            </w:r>
          </w:p>
        </w:tc>
        <w:tc>
          <w:tcPr>
            <w:tcW w:w="100" w:type="dxa"/>
          </w:tcPr>
          <w:p w14:paraId="20439ED4" w14:textId="77777777" w:rsidR="00E51BEC" w:rsidRPr="00C111E9" w:rsidRDefault="00000000">
            <w:r>
              <w:t>IT / Data Owners</w:t>
            </w:r>
          </w:p>
        </w:tc>
      </w:tr>
      <w:tr w:rsidR="00E51BEC" w:rsidRPr="00C111E9" w14:paraId="070B9A6F" w14:textId="77777777">
        <w:tc>
          <w:tcPr>
            <w:tcW w:w="100" w:type="dxa"/>
          </w:tcPr>
          <w:p w14:paraId="36D73951" w14:textId="77777777" w:rsidR="00E51BEC" w:rsidRPr="00C111E9" w:rsidRDefault="00000000">
            <w:r>
              <w:t>E</w:t>
            </w:r>
          </w:p>
        </w:tc>
        <w:tc>
          <w:tcPr>
            <w:tcW w:w="100" w:type="dxa"/>
          </w:tcPr>
          <w:p w14:paraId="79BEADB1" w14:textId="77777777" w:rsidR="00E51BEC" w:rsidRPr="00C111E9" w:rsidRDefault="00000000">
            <w:r>
              <w:t>Vendor AI Disclosure Questionnaire</w:t>
            </w:r>
          </w:p>
        </w:tc>
        <w:tc>
          <w:tcPr>
            <w:tcW w:w="100" w:type="dxa"/>
          </w:tcPr>
          <w:p w14:paraId="231A5444" w14:textId="77777777" w:rsidR="00E51BEC" w:rsidRPr="00C111E9" w:rsidRDefault="00000000">
            <w:r>
              <w:t xml:space="preserve">Any vendor AI procurement; refreshed </w:t>
            </w:r>
            <w:del w:id="113" w:author="SCDES AI Activation — Draft 2" w:date="2026-07-09T00:00:00Z">
              <w:r>
                <w:delText>under Section 8B</w:delText>
              </w:r>
            </w:del>
            <w:ins w:id="114" w:author="SCDES AI Activation — Draft 2" w:date="2026-07-09T00:00:00Z">
              <w:r>
                <w:t>upon substitution per Section 8A</w:t>
              </w:r>
            </w:ins>
          </w:p>
        </w:tc>
        <w:tc>
          <w:tcPr>
            <w:tcW w:w="100" w:type="dxa"/>
          </w:tcPr>
          <w:p w14:paraId="441F7D02" w14:textId="77777777" w:rsidR="00E51BEC" w:rsidRPr="00C111E9" w:rsidRDefault="00000000">
            <w:r>
              <w:t>Procurement / Office of General Counsel</w:t>
            </w:r>
          </w:p>
        </w:tc>
      </w:tr>
      <w:tr w:rsidR="00E51BEC" w:rsidRPr="00C111E9" w14:paraId="47F83FAE" w14:textId="77777777">
        <w:tc>
          <w:tcPr>
            <w:tcW w:w="100" w:type="dxa"/>
          </w:tcPr>
          <w:p w14:paraId="63304C98" w14:textId="77777777" w:rsidR="00E51BEC" w:rsidRPr="00C111E9" w:rsidRDefault="00000000">
            <w:r>
              <w:t>F</w:t>
            </w:r>
          </w:p>
        </w:tc>
        <w:tc>
          <w:tcPr>
            <w:tcW w:w="100" w:type="dxa"/>
          </w:tcPr>
          <w:p w14:paraId="4EF74CDE" w14:textId="77777777" w:rsidR="00E51BEC" w:rsidRPr="00C111E9" w:rsidRDefault="00000000">
            <w:r>
              <w:t>Community Impact Screening Checklist</w:t>
            </w:r>
          </w:p>
        </w:tc>
        <w:tc>
          <w:tcPr>
            <w:tcW w:w="100" w:type="dxa"/>
          </w:tcPr>
          <w:p w14:paraId="004CBED6" w14:textId="77777777" w:rsidR="00E51BEC" w:rsidRPr="00C111E9" w:rsidRDefault="00000000">
            <w:del w:id="115" w:author="SCDES AI Activation — Draft 2" w:date="2026-07-09T00:00:00Z">
              <w:r>
                <w:delText>Bucket 2 and above projects prior to Gate 3</w:delText>
              </w:r>
            </w:del>
            <w:ins w:id="116" w:author="SCDES AI Activation — Draft 2" w:date="2026-07-09T00:00:00Z">
              <w:r>
                <w:t>All Category 2 and Category 3 use cases, before deployment (Framework §10A)</w:t>
              </w:r>
            </w:ins>
          </w:p>
        </w:tc>
        <w:tc>
          <w:tcPr>
            <w:tcW w:w="100" w:type="dxa"/>
          </w:tcPr>
          <w:p w14:paraId="1B41D795" w14:textId="77777777" w:rsidR="00E51BEC" w:rsidRPr="00C111E9" w:rsidRDefault="00000000">
            <w:r>
              <w:t>Project Team / AI Governance Council</w:t>
            </w:r>
          </w:p>
        </w:tc>
      </w:tr>
      <w:tr w:rsidR="00E51BEC" w:rsidRPr="00C111E9" w14:paraId="4B76C10C" w14:textId="77777777">
        <w:tc>
          <w:tcPr>
            <w:tcW w:w="100" w:type="dxa"/>
          </w:tcPr>
          <w:p w14:paraId="19AFC231" w14:textId="77777777" w:rsidR="00E51BEC" w:rsidRPr="00C111E9" w:rsidRDefault="00000000">
            <w:r>
              <w:t>G</w:t>
            </w:r>
          </w:p>
        </w:tc>
        <w:tc>
          <w:tcPr>
            <w:tcW w:w="100" w:type="dxa"/>
          </w:tcPr>
          <w:p w14:paraId="06B98C53" w14:textId="77777777" w:rsidR="00E51BEC" w:rsidRPr="00C111E9" w:rsidRDefault="00000000">
            <w:r>
              <w:t>Project Intake Form</w:t>
            </w:r>
          </w:p>
        </w:tc>
        <w:tc>
          <w:tcPr>
            <w:tcW w:w="100" w:type="dxa"/>
          </w:tcPr>
          <w:p w14:paraId="1748FA50" w14:textId="77777777" w:rsidR="00E51BEC" w:rsidRPr="00C111E9" w:rsidRDefault="00000000">
            <w:r>
              <w:t>Every new AI project proposal</w:t>
            </w:r>
          </w:p>
        </w:tc>
        <w:tc>
          <w:tcPr>
            <w:tcW w:w="100" w:type="dxa"/>
          </w:tcPr>
          <w:p w14:paraId="65B77E57" w14:textId="77777777" w:rsidR="00E51BEC" w:rsidRPr="00C111E9" w:rsidRDefault="00000000">
            <w:r>
              <w:t>Project Sponsor</w:t>
            </w:r>
          </w:p>
        </w:tc>
      </w:tr>
      <w:tr w:rsidR="00E51BEC" w:rsidRPr="00C111E9" w14:paraId="11F6DF13" w14:textId="77777777">
        <w:tc>
          <w:tcPr>
            <w:tcW w:w="100" w:type="dxa"/>
          </w:tcPr>
          <w:p w14:paraId="25D8C35A" w14:textId="77777777" w:rsidR="00E51BEC" w:rsidRPr="00C111E9" w:rsidRDefault="00000000">
            <w:r>
              <w:t>H</w:t>
            </w:r>
          </w:p>
        </w:tc>
        <w:tc>
          <w:tcPr>
            <w:tcW w:w="100" w:type="dxa"/>
          </w:tcPr>
          <w:p w14:paraId="07CB0CF2" w14:textId="77777777" w:rsidR="00E51BEC" w:rsidRPr="00C111E9" w:rsidRDefault="00000000">
            <w:r>
              <w:t>Gate Review Checklists (Gates 0–5)</w:t>
            </w:r>
          </w:p>
        </w:tc>
        <w:tc>
          <w:tcPr>
            <w:tcW w:w="100" w:type="dxa"/>
          </w:tcPr>
          <w:p w14:paraId="13BC4AB3" w14:textId="77777777" w:rsidR="00E51BEC" w:rsidRPr="00C111E9" w:rsidRDefault="00000000">
            <w:r>
              <w:t>Every gate review</w:t>
            </w:r>
          </w:p>
        </w:tc>
        <w:tc>
          <w:tcPr>
            <w:tcW w:w="100" w:type="dxa"/>
          </w:tcPr>
          <w:p w14:paraId="398A8401" w14:textId="77777777" w:rsidR="00E51BEC" w:rsidRPr="00C111E9" w:rsidRDefault="00000000">
            <w:r>
              <w:t>AI Governance Council / CTO</w:t>
            </w:r>
          </w:p>
        </w:tc>
      </w:tr>
      <w:tr w:rsidR="00E51BEC" w:rsidRPr="00C111E9" w14:paraId="490493EA" w14:textId="77777777">
        <w:tc>
          <w:tcPr>
            <w:tcW w:w="100" w:type="dxa"/>
          </w:tcPr>
          <w:p w14:paraId="46D8A508" w14:textId="77777777" w:rsidR="00E51BEC" w:rsidRPr="00C111E9" w:rsidRDefault="00000000">
            <w:r>
              <w:t>I</w:t>
            </w:r>
          </w:p>
        </w:tc>
        <w:tc>
          <w:tcPr>
            <w:tcW w:w="100" w:type="dxa"/>
          </w:tcPr>
          <w:p w14:paraId="0040088A" w14:textId="77777777" w:rsidR="00E51BEC" w:rsidRPr="00C111E9" w:rsidRDefault="00000000">
            <w:r>
              <w:t>Technology and Contract Capability Survey</w:t>
            </w:r>
          </w:p>
        </w:tc>
        <w:tc>
          <w:tcPr>
            <w:tcW w:w="100" w:type="dxa"/>
          </w:tcPr>
          <w:p w14:paraId="33944770" w14:textId="77777777" w:rsidR="00E51BEC" w:rsidRPr="00C111E9" w:rsidRDefault="00000000">
            <w:r>
              <w:t>Phase 2</w:t>
            </w:r>
            <w:del w:id="117" w:author="SCDES AI Activation — Draft 2" w:date="2026-07-09T00:00:00Z">
              <w:r>
                <w:delText xml:space="preserve"> and Section 13 solution hierarchy</w:delText>
              </w:r>
            </w:del>
            <w:ins w:id="118" w:author="SCDES AI Activation — Draft 2" w:date="2026-07-09T00:00:00Z">
              <w:r>
                <w:t>; Solution Selection Hierarchy per the SCDES AI Operations Manual §16</w:t>
              </w:r>
            </w:ins>
          </w:p>
        </w:tc>
        <w:tc>
          <w:tcPr>
            <w:tcW w:w="100" w:type="dxa"/>
          </w:tcPr>
          <w:p w14:paraId="5A855B18" w14:textId="77777777" w:rsidR="00E51BEC" w:rsidRPr="00C111E9" w:rsidRDefault="00000000">
            <w:r>
              <w:t>Bureau IT / Procurement</w:t>
            </w:r>
          </w:p>
        </w:tc>
      </w:tr>
      <w:tr w:rsidR="00E51BEC" w:rsidRPr="00C111E9" w14:paraId="6DBFD26A" w14:textId="77777777">
        <w:tc>
          <w:tcPr>
            <w:tcW w:w="100" w:type="dxa"/>
          </w:tcPr>
          <w:p w14:paraId="4FAB5CF0" w14:textId="77777777" w:rsidR="00E51BEC" w:rsidRPr="00C111E9" w:rsidRDefault="00000000">
            <w:r>
              <w:t>J</w:t>
            </w:r>
          </w:p>
        </w:tc>
        <w:tc>
          <w:tcPr>
            <w:tcW w:w="100" w:type="dxa"/>
          </w:tcPr>
          <w:p w14:paraId="7C19305C" w14:textId="77777777" w:rsidR="00E51BEC" w:rsidRPr="00C111E9" w:rsidRDefault="00000000">
            <w:r>
              <w:t>Standardized Evaluation Methodology (includes Stopping Rules)</w:t>
            </w:r>
          </w:p>
        </w:tc>
        <w:tc>
          <w:tcPr>
            <w:tcW w:w="100" w:type="dxa"/>
          </w:tcPr>
          <w:p w14:paraId="6D613D12" w14:textId="77777777" w:rsidR="00E51BEC" w:rsidRPr="00C111E9" w:rsidRDefault="00000000">
            <w:r>
              <w:t>Gates 2–5 and annual reviews</w:t>
            </w:r>
          </w:p>
        </w:tc>
        <w:tc>
          <w:tcPr>
            <w:tcW w:w="100" w:type="dxa"/>
          </w:tcPr>
          <w:p w14:paraId="4670BAEC" w14:textId="77777777" w:rsidR="00E51BEC" w:rsidRPr="00C111E9" w:rsidRDefault="00000000">
            <w:r>
              <w:t>Lead Evaluator / Independent Reviewer / Council</w:t>
            </w:r>
          </w:p>
        </w:tc>
      </w:tr>
      <w:tr w:rsidR="00E51BEC" w:rsidRPr="00C111E9" w14:paraId="7244C6F1" w14:textId="77777777">
        <w:tc>
          <w:tcPr>
            <w:tcW w:w="100" w:type="dxa"/>
          </w:tcPr>
          <w:p w14:paraId="72F80ED0" w14:textId="77777777" w:rsidR="00E51BEC" w:rsidRPr="00C111E9" w:rsidRDefault="00000000">
            <w:r>
              <w:t>K</w:t>
            </w:r>
          </w:p>
        </w:tc>
        <w:tc>
          <w:tcPr>
            <w:tcW w:w="100" w:type="dxa"/>
          </w:tcPr>
          <w:p w14:paraId="315D2764" w14:textId="77777777" w:rsidR="00E51BEC" w:rsidRPr="00C111E9" w:rsidRDefault="00000000">
            <w:r>
              <w:t>AI System Model Card</w:t>
            </w:r>
          </w:p>
        </w:tc>
        <w:tc>
          <w:tcPr>
            <w:tcW w:w="100" w:type="dxa"/>
          </w:tcPr>
          <w:p w14:paraId="5DBCFB79" w14:textId="77777777" w:rsidR="00E51BEC" w:rsidRPr="00C111E9" w:rsidRDefault="00000000">
            <w:r>
              <w:t>Gate 3 and ongoing maintenance</w:t>
            </w:r>
          </w:p>
        </w:tc>
        <w:tc>
          <w:tcPr>
            <w:tcW w:w="100" w:type="dxa"/>
          </w:tcPr>
          <w:p w14:paraId="36082A1F" w14:textId="77777777" w:rsidR="00E51BEC" w:rsidRPr="00C111E9" w:rsidRDefault="00000000">
            <w:r>
              <w:t>Technical Owner</w:t>
            </w:r>
          </w:p>
        </w:tc>
      </w:tr>
      <w:tr w:rsidR="00E51BEC" w:rsidRPr="00C111E9" w14:paraId="0DA634C8" w14:textId="77777777">
        <w:tc>
          <w:tcPr>
            <w:tcW w:w="100" w:type="dxa"/>
          </w:tcPr>
          <w:p w14:paraId="53910A07" w14:textId="77777777" w:rsidR="00E51BEC" w:rsidRPr="00C111E9" w:rsidRDefault="00000000">
            <w:r>
              <w:t>L</w:t>
            </w:r>
          </w:p>
        </w:tc>
        <w:tc>
          <w:tcPr>
            <w:tcW w:w="100" w:type="dxa"/>
          </w:tcPr>
          <w:p w14:paraId="7E3A9FC2" w14:textId="77777777" w:rsidR="00E51BEC" w:rsidRPr="00C111E9" w:rsidRDefault="00000000">
            <w:r>
              <w:t>AI Incident Report Form</w:t>
            </w:r>
          </w:p>
        </w:tc>
        <w:tc>
          <w:tcPr>
            <w:tcW w:w="100" w:type="dxa"/>
          </w:tcPr>
          <w:p w14:paraId="2A0FC0ED" w14:textId="77777777" w:rsidR="00E51BEC" w:rsidRPr="00C111E9" w:rsidRDefault="00000000">
            <w:r>
              <w:t xml:space="preserve">Any AI-related incident under </w:t>
            </w:r>
            <w:del w:id="119" w:author="SCDES AI Activation — Draft 2" w:date="2026-07-09T00:00:00Z">
              <w:r>
                <w:delText>Section 19A</w:delText>
              </w:r>
            </w:del>
            <w:ins w:id="120" w:author="SCDES AI Activation — Draft 2" w:date="2026-07-09T00:00:00Z">
              <w:r>
                <w:t>Section 11 of the Framework (procedure in the SCDES AI Operations Manual §22)</w:t>
              </w:r>
            </w:ins>
          </w:p>
        </w:tc>
        <w:tc>
          <w:tcPr>
            <w:tcW w:w="100" w:type="dxa"/>
          </w:tcPr>
          <w:p w14:paraId="396909B5" w14:textId="77777777" w:rsidR="00E51BEC" w:rsidRPr="00C111E9" w:rsidRDefault="00000000">
            <w:r>
              <w:t>System Owner / AI Strategist</w:t>
            </w:r>
          </w:p>
        </w:tc>
      </w:tr>
      <w:tr w:rsidR="00E51BEC" w:rsidRPr="00C111E9" w14:paraId="2D374AFC" w14:textId="77777777">
        <w:tc>
          <w:tcPr>
            <w:tcW w:w="100" w:type="dxa"/>
          </w:tcPr>
          <w:p w14:paraId="3C438FD5" w14:textId="77777777" w:rsidR="00E51BEC" w:rsidRPr="00C111E9" w:rsidRDefault="00000000">
            <w:r>
              <w:t>M</w:t>
            </w:r>
          </w:p>
        </w:tc>
        <w:tc>
          <w:tcPr>
            <w:tcW w:w="100" w:type="dxa"/>
          </w:tcPr>
          <w:p w14:paraId="06F1BA8B" w14:textId="77777777" w:rsidR="00E51BEC" w:rsidRPr="00C111E9" w:rsidRDefault="00000000">
            <w:r>
              <w:t>Table of Authorities</w:t>
            </w:r>
          </w:p>
        </w:tc>
        <w:tc>
          <w:tcPr>
            <w:tcW w:w="100" w:type="dxa"/>
          </w:tcPr>
          <w:p w14:paraId="028E2A03" w14:textId="77777777" w:rsidR="00E51BEC" w:rsidRPr="00C111E9" w:rsidRDefault="00000000">
            <w:r>
              <w:t>Reference for all cited legal authorities</w:t>
            </w:r>
          </w:p>
        </w:tc>
        <w:tc>
          <w:tcPr>
            <w:tcW w:w="100" w:type="dxa"/>
          </w:tcPr>
          <w:p w14:paraId="22EE5B75" w14:textId="77777777" w:rsidR="00E51BEC" w:rsidRPr="00C111E9" w:rsidRDefault="00000000">
            <w:r>
              <w:t>Office of General Counsel</w:t>
            </w:r>
          </w:p>
        </w:tc>
      </w:tr>
      <w:tr w:rsidR="00E51BEC" w:rsidRPr="00C111E9" w14:paraId="7918F9A7" w14:textId="77777777">
        <w:tc>
          <w:tcPr>
            <w:tcW w:w="100" w:type="dxa"/>
          </w:tcPr>
          <w:p w14:paraId="3D4467DC" w14:textId="77777777" w:rsidR="00E51BEC" w:rsidRPr="00C111E9" w:rsidRDefault="00000000">
            <w:r>
              <w:t>N</w:t>
            </w:r>
          </w:p>
        </w:tc>
        <w:tc>
          <w:tcPr>
            <w:tcW w:w="100" w:type="dxa"/>
          </w:tcPr>
          <w:p w14:paraId="04513340" w14:textId="77777777" w:rsidR="00E51BEC" w:rsidRPr="00C111E9" w:rsidRDefault="00000000">
            <w:r>
              <w:t>Council Operating Procedures</w:t>
            </w:r>
          </w:p>
        </w:tc>
        <w:tc>
          <w:tcPr>
            <w:tcW w:w="100" w:type="dxa"/>
          </w:tcPr>
          <w:p w14:paraId="3A27C6F0" w14:textId="77777777" w:rsidR="00E51BEC" w:rsidRPr="00C111E9" w:rsidRDefault="00000000">
            <w:del w:id="121" w:author="SCDES AI Activation — Draft 2" w:date="2026-07-09T00:00:00Z">
              <w:r>
                <w:delText>Adopted at Council’s first meeting; reference thereafter</w:delText>
              </w:r>
            </w:del>
            <w:ins w:id="122" w:author="SCDES AI Activation — Draft 2" w:date="2026-07-09T00:00:00Z">
              <w:r>
                <w:t>Set forth in the SCDES AI Operations Manual (Framework §6.1); referenced from Phase 1 onward; amendment authority rests with the Agency Director (Framework §6.1)</w:t>
              </w:r>
            </w:ins>
          </w:p>
        </w:tc>
        <w:tc>
          <w:tcPr>
            <w:tcW w:w="100" w:type="dxa"/>
          </w:tcPr>
          <w:p w14:paraId="2307B0DE" w14:textId="77777777" w:rsidR="00E51BEC" w:rsidRPr="00C111E9" w:rsidRDefault="00000000">
            <w:r>
              <w:t>AI Governance Council</w:t>
            </w:r>
          </w:p>
        </w:tc>
      </w:tr>
    </w:tbl>
    <w:p w14:paraId="4E2E8709" w14:textId="77777777" w:rsidR="00E51BEC" w:rsidRPr="00C111E9" w:rsidRDefault="00E51BEC">
      <w:pPr>
        <w:spacing w:before="400"/>
      </w:pPr>
    </w:p>
    <w:p w14:paraId="69FF3869" w14:textId="77777777" w:rsidR="00E51BEC" w:rsidRPr="00C111E9" w:rsidRDefault="00000000">
      <w:pPr>
        <w:spacing w:before="200"/>
        <w:jc w:val="center"/>
      </w:pPr>
      <w:r>
        <w:rPr>
          <w:i/>
          <w:iCs/>
        </w:rPr>
        <w:t>— End of Implementation Playbook —</w:t>
      </w:r>
    </w:p>
    <w:sectPr w:rsidR="00E51BEC" w:rsidRPr="00C111E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B65D18" w14:textId="77777777" w:rsidR="00035D0B" w:rsidRDefault="00035D0B">
      <w:r>
        <w:separator/>
      </w:r>
    </w:p>
  </w:endnote>
  <w:endnote w:type="continuationSeparator" w:id="0">
    <w:p w14:paraId="453BAA7C" w14:textId="77777777" w:rsidR="00035D0B" w:rsidRDefault="00035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835734" w14:textId="77777777" w:rsidR="00E51BEC"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111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6F9E3E" w14:textId="77777777" w:rsidR="00035D0B" w:rsidRDefault="00035D0B">
      <w:r>
        <w:separator/>
      </w:r>
    </w:p>
  </w:footnote>
  <w:footnote w:type="continuationSeparator" w:id="0">
    <w:p w14:paraId="0E175FD7" w14:textId="77777777" w:rsidR="00035D0B" w:rsidRDefault="00035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0002AC" w14:textId="77777777" w:rsidR="00E51BEC" w:rsidRDefault="00000000">
    <w:pPr>
      <w:jc w:val="right"/>
    </w:pPr>
    <w:r>
      <w:rPr>
        <w:i/>
        <w:iCs/>
        <w:color w:val="888888"/>
        <w:sz w:val="18"/>
        <w:szCs w:val="18"/>
      </w:rPr>
      <w:t>SCDES AI Governance Framework — Implementation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B26B20"/>
    <w:multiLevelType w:val="hybridMultilevel"/>
    <w:tmpl w:val="FC587494"/>
    <w:lvl w:ilvl="0" w:tplc="DCCAB070">
      <w:start w:val="1"/>
      <w:numFmt w:val="bullet"/>
      <w:lvlText w:val="●"/>
      <w:lvlJc w:val="left"/>
      <w:pPr>
        <w:ind w:left="720" w:hanging="360"/>
      </w:pPr>
    </w:lvl>
    <w:lvl w:ilvl="1" w:tplc="34088D22">
      <w:start w:val="1"/>
      <w:numFmt w:val="bullet"/>
      <w:lvlText w:val="○"/>
      <w:lvlJc w:val="left"/>
      <w:pPr>
        <w:ind w:left="1440" w:hanging="360"/>
      </w:pPr>
    </w:lvl>
    <w:lvl w:ilvl="2" w:tplc="CE529CC6">
      <w:start w:val="1"/>
      <w:numFmt w:val="bullet"/>
      <w:lvlText w:val="■"/>
      <w:lvlJc w:val="left"/>
      <w:pPr>
        <w:ind w:left="2160" w:hanging="360"/>
      </w:pPr>
    </w:lvl>
    <w:lvl w:ilvl="3" w:tplc="023C212A">
      <w:start w:val="1"/>
      <w:numFmt w:val="bullet"/>
      <w:lvlText w:val="●"/>
      <w:lvlJc w:val="left"/>
      <w:pPr>
        <w:ind w:left="2880" w:hanging="360"/>
      </w:pPr>
    </w:lvl>
    <w:lvl w:ilvl="4" w:tplc="B84AA7A8">
      <w:start w:val="1"/>
      <w:numFmt w:val="bullet"/>
      <w:lvlText w:val="○"/>
      <w:lvlJc w:val="left"/>
      <w:pPr>
        <w:ind w:left="3600" w:hanging="360"/>
      </w:pPr>
    </w:lvl>
    <w:lvl w:ilvl="5" w:tplc="580298D2">
      <w:start w:val="1"/>
      <w:numFmt w:val="bullet"/>
      <w:lvlText w:val="■"/>
      <w:lvlJc w:val="left"/>
      <w:pPr>
        <w:ind w:left="4320" w:hanging="360"/>
      </w:pPr>
    </w:lvl>
    <w:lvl w:ilvl="6" w:tplc="1A48A9D6">
      <w:start w:val="1"/>
      <w:numFmt w:val="bullet"/>
      <w:lvlText w:val="●"/>
      <w:lvlJc w:val="left"/>
      <w:pPr>
        <w:ind w:left="5040" w:hanging="360"/>
      </w:pPr>
    </w:lvl>
    <w:lvl w:ilvl="7" w:tplc="EA5697EA">
      <w:start w:val="1"/>
      <w:numFmt w:val="bullet"/>
      <w:lvlText w:val="●"/>
      <w:lvlJc w:val="left"/>
      <w:pPr>
        <w:ind w:left="5760" w:hanging="360"/>
      </w:pPr>
    </w:lvl>
    <w:lvl w:ilvl="8" w:tplc="5BC06696">
      <w:start w:val="1"/>
      <w:numFmt w:val="bullet"/>
      <w:lvlText w:val="●"/>
      <w:lvlJc w:val="left"/>
      <w:pPr>
        <w:ind w:left="6480" w:hanging="360"/>
      </w:pPr>
    </w:lvl>
  </w:abstractNum>
  <w:num w:numId="1" w16cid:durableId="43609712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BEC"/>
    <w:rsid w:val="00035D0B"/>
    <w:rsid w:val="00050470"/>
    <w:rsid w:val="001A1FD6"/>
    <w:rsid w:val="001C331F"/>
    <w:rsid w:val="002F6E25"/>
    <w:rsid w:val="003442CE"/>
    <w:rsid w:val="0039480F"/>
    <w:rsid w:val="00452116"/>
    <w:rsid w:val="00966D5F"/>
    <w:rsid w:val="009D25D8"/>
    <w:rsid w:val="009E5866"/>
    <w:rsid w:val="00BB213B"/>
    <w:rsid w:val="00BD5C29"/>
    <w:rsid w:val="00C111E9"/>
    <w:rsid w:val="00C7308D"/>
    <w:rsid w:val="00CD09ED"/>
    <w:rsid w:val="00D03A58"/>
    <w:rsid w:val="00D65B25"/>
    <w:rsid w:val="00E1168C"/>
    <w:rsid w:val="00E51BEC"/>
    <w:rsid w:val="00E6224B"/>
    <w:rsid w:val="00EA792B"/>
    <w:rsid w:val="00EC3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C75D98"/>
  <w15:docId w15:val="{073A45F4-673F-FF4E-AB6A-DBE793150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F4E79"/>
      <w:sz w:val="28"/>
      <w:szCs w:val="28"/>
    </w:rPr>
  </w:style>
  <w:style w:type="paragraph" w:styleId="Heading2">
    <w:name w:val="heading 2"/>
    <w:uiPriority w:val="9"/>
    <w:unhideWhenUsed/>
    <w:qFormat/>
    <w:pPr>
      <w:spacing w:before="280" w:after="120"/>
      <w:outlineLvl w:val="1"/>
    </w:pPr>
    <w:rPr>
      <w:b/>
      <w:bCs/>
      <w:color w:val="1F4E79"/>
      <w:sz w:val="24"/>
      <w:szCs w:val="24"/>
    </w:rPr>
  </w:style>
  <w:style w:type="paragraph" w:styleId="Heading3">
    <w:name w:val="heading 3"/>
    <w:uiPriority w:val="9"/>
    <w:semiHidden/>
    <w:unhideWhenUsed/>
    <w:qFormat/>
    <w:pPr>
      <w:spacing w:before="200" w:after="8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111E9"/>
    <w:pPr>
      <w:keepNext/>
      <w:keepLines/>
      <w:spacing w:before="480" w:after="0" w:line="276"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C111E9"/>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C111E9"/>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C111E9"/>
    <w:pPr>
      <w:ind w:left="440"/>
    </w:pPr>
    <w:rPr>
      <w:rFonts w:asciiTheme="minorHAnsi" w:hAnsiTheme="minorHAnsi"/>
      <w:sz w:val="20"/>
      <w:szCs w:val="20"/>
    </w:rPr>
  </w:style>
  <w:style w:type="paragraph" w:styleId="TOC4">
    <w:name w:val="toc 4"/>
    <w:basedOn w:val="Normal"/>
    <w:next w:val="Normal"/>
    <w:autoRedefine/>
    <w:uiPriority w:val="39"/>
    <w:semiHidden/>
    <w:unhideWhenUsed/>
    <w:rsid w:val="00C111E9"/>
    <w:pPr>
      <w:ind w:left="660"/>
    </w:pPr>
    <w:rPr>
      <w:rFonts w:asciiTheme="minorHAnsi" w:hAnsiTheme="minorHAnsi"/>
      <w:sz w:val="20"/>
      <w:szCs w:val="20"/>
    </w:rPr>
  </w:style>
  <w:style w:type="paragraph" w:styleId="TOC5">
    <w:name w:val="toc 5"/>
    <w:basedOn w:val="Normal"/>
    <w:next w:val="Normal"/>
    <w:autoRedefine/>
    <w:uiPriority w:val="39"/>
    <w:semiHidden/>
    <w:unhideWhenUsed/>
    <w:rsid w:val="00C111E9"/>
    <w:pPr>
      <w:ind w:left="880"/>
    </w:pPr>
    <w:rPr>
      <w:rFonts w:asciiTheme="minorHAnsi" w:hAnsiTheme="minorHAnsi"/>
      <w:sz w:val="20"/>
      <w:szCs w:val="20"/>
    </w:rPr>
  </w:style>
  <w:style w:type="paragraph" w:styleId="TOC6">
    <w:name w:val="toc 6"/>
    <w:basedOn w:val="Normal"/>
    <w:next w:val="Normal"/>
    <w:autoRedefine/>
    <w:uiPriority w:val="39"/>
    <w:semiHidden/>
    <w:unhideWhenUsed/>
    <w:rsid w:val="00C111E9"/>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C111E9"/>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C111E9"/>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C111E9"/>
    <w:pPr>
      <w:ind w:left="1760"/>
    </w:pPr>
    <w:rPr>
      <w:rFonts w:asciiTheme="minorHAnsi" w:hAnsiTheme="minorHAnsi"/>
      <w:sz w:val="20"/>
      <w:szCs w:val="20"/>
    </w:rPr>
  </w:style>
  <w:style w:type="paragraph" w:styleId="Revision">
    <w:name w:val="Revision"/>
    <w:hidden/>
    <w:uiPriority w:val="99"/>
    <w:semiHidden/>
    <w:rsid w:val="00BD5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D62A7E-A0F9-DB4F-8AD1-2CBCD9BBE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21</Pages>
  <Words>6640</Words>
  <Characters>38585</Characters>
  <Application>Microsoft Office Word</Application>
  <DocSecurity>0</DocSecurity>
  <Lines>575</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Butz</dc:creator>
  <cp:keywords/>
  <dc:description/>
  <cp:lastModifiedBy>Brett Butz</cp:lastModifiedBy>
  <cp:revision>17</cp:revision>
  <dcterms:created xsi:type="dcterms:W3CDTF">2026-03-23T14:13:00Z</dcterms:created>
  <dcterms:modified xsi:type="dcterms:W3CDTF">2026-07-14T18:01:00Z</dcterms:modified>
  <cp:category/>
</cp:coreProperties>
</file>