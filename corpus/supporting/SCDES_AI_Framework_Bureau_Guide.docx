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864"/>
          <w:spacing w:val="80"/>
          <w:sz w:val="36"/>
          <w:szCs w:val="36"/>
        </w:rPr>
        <w:t xml:space="preserve">MEMORANDUM</w:t>
      </w:r>
    </w:p>
    <w:p>
      <w:pPr>
        <w:pBdr>
          <w:bottom w:val="single" w:color="1F3864" w:sz="12" w:space="4"/>
        </w:pBdr>
        <w:spacing w:after="280"/>
      </w:pPr>
      <w:r>
        <w:rPr>
          <w:rFonts w:ascii="Calibri" w:cs="Calibri" w:eastAsia="Calibri" w:hAnsi="Calibri"/>
          <w:i/>
          <w:iCs/>
          <w:color w:val="595959"/>
          <w:sz w:val="22"/>
          <w:szCs w:val="22"/>
        </w:rPr>
        <w:t xml:space="preserve">South Carolina Department of Environmental Services</w:t>
      </w:r>
    </w:p>
    <w:p>
      <w:pPr>
        <w:spacing w:after="60" w:line="280"/>
      </w:pPr>
      <w:r>
        <w:rPr>
          <w:rFonts w:ascii="Calibri" w:cs="Calibri" w:eastAsia="Calibri" w:hAnsi="Calibri"/>
          <w:b/>
          <w:bCs/>
          <w:color w:val="595959"/>
          <w:spacing w:val="30"/>
          <w:sz w:val="20"/>
          <w:szCs w:val="20"/>
        </w:rPr>
        <w:t xml:space="preserve">TO</w:t>
      </w:r>
      <w:r>
        <w:rPr>
          <w:rFonts w:ascii="Calibri" w:cs="Calibri" w:eastAsia="Calibri" w:hAnsi="Calibri"/>
          <w:sz w:val="22"/>
          <w:szCs w:val="22"/>
        </w:rPr>
        <w:t xml:space="preserve">  Bureau Chiefs — Water, Land and Waste, Air, Coastal Zone Management, Operations and Services</w:t>
      </w:r>
    </w:p>
    <w:p>
      <w:pPr>
        <w:spacing w:after="60" w:line="280"/>
      </w:pPr>
      <w:r>
        <w:rPr>
          <w:rFonts w:ascii="Calibri" w:cs="Calibri" w:eastAsia="Calibri" w:hAnsi="Calibri"/>
          <w:b/>
          <w:bCs/>
          <w:color w:val="595959"/>
          <w:spacing w:val="30"/>
          <w:sz w:val="20"/>
          <w:szCs w:val="20"/>
        </w:rPr>
        <w:t xml:space="preserve">FROM</w:t>
      </w:r>
      <w:r>
        <w:rPr>
          <w:rFonts w:ascii="Calibri" w:cs="Calibri" w:eastAsia="Calibri" w:hAnsi="Calibri"/>
          <w:sz w:val="22"/>
          <w:szCs w:val="22"/>
        </w:rPr>
        <w:t xml:space="preserve">  Brett Butz, </w:t>
      </w:r>
      <w:del w:id="1003" w:author="SCDES AI Activation — Draft 2" w:date="2026-07-09T00:00:00Z">
        <w:r>
          <w:rPr>
            <w:rFonts w:ascii="Calibri" w:cs="Calibri" w:eastAsia="Calibri" w:hAnsi="Calibri"/>
            <w:sz w:val="22"/>
            <w:szCs w:val="22"/>
          </w:rPr>
          <w:delText xml:space="preserve">Artificial Intelligence Strategist</w:delText>
        </w:r>
      </w:del>
      <w:ins w:id="1004" w:author="SCDES AI Activation — Draft 2" w:date="2026-07-09T00:00:00Z">
        <w:r>
          <w:rPr>
            <w:rFonts w:ascii="Calibri" w:cs="Calibri" w:eastAsia="Calibri" w:hAnsi="Calibri"/>
            <w:sz w:val="22"/>
            <w:szCs w:val="22"/>
          </w:rPr>
          <w:t xml:space="preserve">AI Strategist</w:t>
        </w:r>
      </w:ins>
    </w:p>
    <w:p>
      <w:pPr>
        <w:spacing w:after="60" w:line="280"/>
      </w:pPr>
      <w:r>
        <w:rPr>
          <w:rFonts w:ascii="Calibri" w:cs="Calibri" w:eastAsia="Calibri" w:hAnsi="Calibri"/>
          <w:b/>
          <w:bCs/>
          <w:color w:val="595959"/>
          <w:spacing w:val="30"/>
          <w:sz w:val="20"/>
          <w:szCs w:val="20"/>
        </w:rPr>
        <w:t xml:space="preserve">DATE</w:t>
      </w:r>
      <w:r>
        <w:rPr>
          <w:rFonts w:ascii="Calibri" w:cs="Calibri" w:eastAsia="Calibri" w:hAnsi="Calibri"/>
          <w:sz w:val="22"/>
          <w:szCs w:val="22"/>
        </w:rPr>
        <w:t xml:space="preserve">  May 12, 2026</w:t>
      </w:r>
    </w:p>
    <w:p>
      <w:pPr>
        <w:spacing w:after="60" w:line="280"/>
      </w:pPr>
      <w:r>
        <w:rPr>
          <w:rFonts w:ascii="Calibri" w:cs="Calibri" w:eastAsia="Calibri" w:hAnsi="Calibri"/>
          <w:b/>
          <w:bCs/>
          <w:color w:val="595959"/>
          <w:spacing w:val="30"/>
          <w:sz w:val="20"/>
          <w:szCs w:val="20"/>
        </w:rPr>
        <w:t xml:space="preserve">RE</w:t>
      </w:r>
      <w:r>
        <w:rPr>
          <w:rFonts w:ascii="Calibri" w:cs="Calibri" w:eastAsia="Calibri" w:hAnsi="Calibri"/>
          <w:sz w:val="22"/>
          <w:szCs w:val="22"/>
        </w:rPr>
        <w:t xml:space="preserve">  </w:t>
      </w:r>
      <w:del w:id="1001" w:author="SCDES AI Activation — Draft 2" w:date="2026-07-09T00:00:00Z">
        <w:r>
          <w:rPr>
            <w:rFonts w:ascii="Calibri" w:cs="Calibri" w:eastAsia="Calibri" w:hAnsi="Calibri"/>
            <w:sz w:val="22"/>
            <w:szCs w:val="22"/>
          </w:rPr>
          <w:delText xml:space="preserve">Enterprise AI Governance Framework</w:delText>
        </w:r>
      </w:del>
      <w:ins w:id="1002" w:author="SCDES AI Activation — Draft 2" w:date="2026-07-09T00:00:00Z">
        <w:r>
          <w:rPr>
            <w:rFonts w:ascii="Calibri" w:cs="Calibri" w:eastAsia="Calibri" w:hAnsi="Calibri"/>
            <w:sz w:val="22"/>
            <w:szCs w:val="22"/>
          </w:rPr>
          <w:t xml:space="preserve">Enterprise Artificial Intelligence Governance Framework</w:t>
        </w:r>
      </w:ins>
      <w:r>
        <w:rPr>
          <w:rFonts w:ascii="Calibri" w:cs="Calibri" w:eastAsia="Calibri" w:hAnsi="Calibri"/>
          <w:sz w:val="22"/>
          <w:szCs w:val="22"/>
        </w:rPr>
        <w:t xml:space="preserve"> — Bureau Guide</w:t>
      </w:r>
    </w:p>
    <w:p>
      <w:pPr>
        <w:pBdr>
          <w:bottom w:val="single" w:color="BFBFBF" w:sz="4" w:space="4"/>
        </w:pBdr>
        <w:spacing w:after="240" w:before="100"/>
      </w:pPr>
      <w:r>
        <w:t xml:space="preserve"/>
      </w:r>
    </w:p>
    <w:p>
      <w:pPr>
        <w:spacing w:after="160" w:line="300"/>
      </w:pPr>
      <w:del w:id="1005" w:author="SCDES AI Activation — Draft 2" w:date="2026-07-09T00:00:00Z">
        <w:r>
          <w:rPr>
            <w:rFonts w:ascii="Calibri" w:cs="Calibri" w:eastAsia="Calibri" w:hAnsi="Calibri"/>
            <w:sz w:val="22"/>
            <w:szCs w:val="22"/>
          </w:rPr>
          <w:delText xml:space="preserve">The agency is adopting</w:delText>
        </w:r>
      </w:del>
      <w:ins w:id="1006" w:author="SCDES AI Activation — Draft 2" w:date="2026-07-09T00:00:00Z">
        <w:r>
          <w:rPr>
            <w:rFonts w:ascii="Calibri" w:cs="Calibri" w:eastAsia="Calibri" w:hAnsi="Calibri"/>
            <w:sz w:val="22"/>
            <w:szCs w:val="22"/>
          </w:rPr>
          <w:t xml:space="preserve">The Agency is adopting</w:t>
        </w:r>
      </w:ins>
      <w:r>
        <w:rPr>
          <w:rFonts w:ascii="Calibri" w:cs="Calibri" w:eastAsia="Calibri" w:hAnsi="Calibri"/>
          <w:sz w:val="22"/>
          <w:szCs w:val="22"/>
        </w:rPr>
        <w:t xml:space="preserve"> </w:t>
      </w:r>
      <w:del w:id="1007" w:author="SCDES AI Activation — Draft 2" w:date="2026-07-09T00:00:00Z">
        <w:r>
          <w:rPr>
            <w:rFonts w:ascii="Calibri" w:cs="Calibri" w:eastAsia="Calibri" w:hAnsi="Calibri"/>
            <w:sz w:val="22"/>
            <w:szCs w:val="22"/>
          </w:rPr>
          <w:delText xml:space="preserve">an Enterprise AI Governance Framework</w:delText>
        </w:r>
      </w:del>
      <w:ins w:id="1008" w:author="SCDES AI Activation — Draft 2" w:date="2026-07-09T00:00:00Z">
        <w:r>
          <w:rPr>
            <w:rFonts w:ascii="Calibri" w:cs="Calibri" w:eastAsia="Calibri" w:hAnsi="Calibri"/>
            <w:sz w:val="22"/>
            <w:szCs w:val="22"/>
          </w:rPr>
          <w:t xml:space="preserve">an Enterprise Artificial Intelligence Governance Framework</w:t>
        </w:r>
      </w:ins>
      <w:r>
        <w:rPr>
          <w:rFonts w:ascii="Calibri" w:cs="Calibri" w:eastAsia="Calibri" w:hAnsi="Calibri"/>
          <w:sz w:val="22"/>
          <w:szCs w:val="22"/>
        </w:rPr>
        <w:t xml:space="preserve"> at the Director’s direction. The framework has two purposes that matter for your bureau: to give your staff disciplined access to AI tools they are asking for, and to make every AI-influenced decision your bureau makes defensible when challenged. It adds structure. It does not slow down work your bureau is already doing.</w:t>
      </w:r>
    </w:p>
    <w:p>
      <w:pPr>
        <w:spacing w:after="160" w:line="300"/>
      </w:pPr>
      <w:r>
        <w:rPr>
          <w:rFonts w:ascii="Calibri" w:cs="Calibri" w:eastAsia="Calibri" w:hAnsi="Calibri"/>
          <w:sz w:val="22"/>
          <w:szCs w:val="22"/>
        </w:rPr>
        <w:t xml:space="preserve">This memo explains what the framework means for your bureau, what it asks of you, and how your staff brings new ideas forward.</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WHAT YOUR STAFF WILL BE ABLE TO USE</w:t>
      </w:r>
    </w:p>
    <w:p>
      <w:pPr>
        <w:spacing w:after="160" w:line="300"/>
      </w:pPr>
      <w:del w:id="1009" w:author="SCDES AI Activation — Draft 2" w:date="2026-07-09T00:00:00Z">
        <w:r>
          <w:rPr>
            <w:rFonts w:ascii="Calibri" w:cs="Calibri" w:eastAsia="Calibri" w:hAnsi="Calibri"/>
            <w:sz w:val="22"/>
            <w:szCs w:val="22"/>
          </w:rPr>
          <w:delText xml:space="preserve">Three categories of AI tools</w:delText>
        </w:r>
      </w:del>
      <w:ins w:id="1010" w:author="SCDES AI Activation — Draft 2" w:date="2026-07-09T00:00:00Z">
        <w:r>
          <w:rPr>
            <w:rFonts w:ascii="Calibri" w:cs="Calibri" w:eastAsia="Calibri" w:hAnsi="Calibri"/>
            <w:sz w:val="22"/>
            <w:szCs w:val="22"/>
          </w:rPr>
          <w:t xml:space="preserve">Three groups of AI tools</w:t>
        </w:r>
      </w:ins>
      <w:r>
        <w:rPr>
          <w:rFonts w:ascii="Calibri" w:cs="Calibri" w:eastAsia="Calibri" w:hAnsi="Calibri"/>
          <w:sz w:val="22"/>
          <w:szCs w:val="22"/>
        </w:rPr>
        <w:t xml:space="preserve"> are coming under disciplined governance during the first year. Microsoft Copilot will be deployed across the bureaus as a </w:t>
      </w:r>
      <w:del w:id="1011" w:author="SCDES AI Activation — Draft 2" w:date="2026-07-09T00:00:00Z">
        <w:r>
          <w:rPr>
            <w:rFonts w:ascii="Calibri" w:cs="Calibri" w:eastAsia="Calibri" w:hAnsi="Calibri"/>
            <w:sz w:val="22"/>
            <w:szCs w:val="22"/>
          </w:rPr>
          <w:delText xml:space="preserve">Bucket 1 internal efficiency tool</w:delText>
        </w:r>
      </w:del>
      <w:ins w:id="1012" w:author="SCDES AI Activation — Draft 2" w:date="2026-07-09T00:00:00Z">
        <w:r>
          <w:rPr>
            <w:rFonts w:ascii="Calibri" w:cs="Calibri" w:eastAsia="Calibri" w:hAnsi="Calibri"/>
            <w:sz w:val="22"/>
            <w:szCs w:val="22"/>
          </w:rPr>
          <w:t xml:space="preserve">Category 1 internal efficiency tool</w:t>
        </w:r>
      </w:ins>
      <w:r>
        <w:rPr>
          <w:rFonts w:ascii="Calibri" w:cs="Calibri" w:eastAsia="Calibri" w:hAnsi="Calibri"/>
          <w:sz w:val="22"/>
          <w:szCs w:val="22"/>
        </w:rPr>
        <w:t xml:space="preserve"> — staff drafting, document review, summarization. The AI features within the ePermitting platform and the NPDES permitting solutions will be brought under governance as part of Phase 1 of implementation. Additional tools will follow as your bureau identifies needs and your staff propose use cases through the intake process.</w:t>
      </w:r>
    </w:p>
    <w:p>
      <w:pPr>
        <w:spacing w:after="160" w:line="300"/>
      </w:pPr>
      <w:r>
        <w:rPr>
          <w:rFonts w:ascii="Calibri" w:cs="Calibri" w:eastAsia="Calibri" w:hAnsi="Calibri"/>
          <w:sz w:val="22"/>
          <w:szCs w:val="22"/>
        </w:rPr>
        <w:t xml:space="preserve">The governance posture is permissive within the discipline of the framework. </w:t>
      </w:r>
      <w:del w:id="1013" w:author="SCDES AI Activation — Draft 2" w:date="2026-07-09T00:00:00Z">
        <w:r>
          <w:rPr>
            <w:rFonts w:ascii="Calibri" w:cs="Calibri" w:eastAsia="Calibri" w:hAnsi="Calibri"/>
            <w:sz w:val="22"/>
            <w:szCs w:val="22"/>
          </w:rPr>
          <w:delText xml:space="preserve">Bucket 1</w:delText>
        </w:r>
      </w:del>
      <w:ins w:id="1014" w:author="SCDES AI Activation — Draft 2" w:date="2026-07-09T00:00:00Z">
        <w:r>
          <w:rPr>
            <w:rFonts w:ascii="Calibri" w:cs="Calibri" w:eastAsia="Calibri" w:hAnsi="Calibri"/>
            <w:sz w:val="22"/>
            <w:szCs w:val="22"/>
          </w:rPr>
          <w:t xml:space="preserve">Category 1</w:t>
        </w:r>
      </w:ins>
      <w:r>
        <w:rPr>
          <w:rFonts w:ascii="Calibri" w:cs="Calibri" w:eastAsia="Calibri" w:hAnsi="Calibri"/>
          <w:sz w:val="22"/>
          <w:szCs w:val="22"/>
        </w:rPr>
        <w:t xml:space="preserve"> (internal efficiency) is the starting point for nearly all new tool deployments. </w:t>
      </w:r>
      <w:del w:id="1015" w:author="SCDES AI Activation — Draft 2" w:date="2026-07-09T00:00:00Z">
        <w:r>
          <w:rPr>
            <w:rFonts w:ascii="Calibri" w:cs="Calibri" w:eastAsia="Calibri" w:hAnsi="Calibri"/>
            <w:sz w:val="22"/>
            <w:szCs w:val="22"/>
          </w:rPr>
          <w:delText xml:space="preserve">Bucket 2</w:delText>
        </w:r>
      </w:del>
      <w:ins w:id="1016" w:author="SCDES AI Activation — Draft 2" w:date="2026-07-09T00:00:00Z">
        <w:r>
          <w:rPr>
            <w:rFonts w:ascii="Calibri" w:cs="Calibri" w:eastAsia="Calibri" w:hAnsi="Calibri"/>
            <w:sz w:val="22"/>
            <w:szCs w:val="22"/>
          </w:rPr>
          <w:t xml:space="preserve">Category 2</w:t>
        </w:r>
      </w:ins>
      <w:r>
        <w:rPr>
          <w:rFonts w:ascii="Calibri" w:cs="Calibri" w:eastAsia="Calibri" w:hAnsi="Calibri"/>
          <w:sz w:val="22"/>
          <w:szCs w:val="22"/>
        </w:rPr>
        <w:t xml:space="preserve"> (public benefit) handles forecasting, compliance support, and early-violation detection. </w:t>
      </w:r>
      <w:del w:id="1017" w:author="SCDES AI Activation — Draft 2" w:date="2026-07-09T00:00:00Z">
        <w:r>
          <w:rPr>
            <w:rFonts w:ascii="Calibri" w:cs="Calibri" w:eastAsia="Calibri" w:hAnsi="Calibri"/>
            <w:sz w:val="22"/>
            <w:szCs w:val="22"/>
          </w:rPr>
          <w:delText xml:space="preserve">Bucket 3</w:delText>
        </w:r>
      </w:del>
      <w:ins w:id="1018" w:author="SCDES AI Activation — Draft 2" w:date="2026-07-09T00:00:00Z">
        <w:r>
          <w:rPr>
            <w:rFonts w:ascii="Calibri" w:cs="Calibri" w:eastAsia="Calibri" w:hAnsi="Calibri"/>
            <w:sz w:val="22"/>
            <w:szCs w:val="22"/>
          </w:rPr>
          <w:t xml:space="preserve">Category 3</w:t>
        </w:r>
      </w:ins>
      <w:r>
        <w:rPr>
          <w:rFonts w:ascii="Calibri" w:cs="Calibri" w:eastAsia="Calibri" w:hAnsi="Calibri"/>
          <w:sz w:val="22"/>
          <w:szCs w:val="22"/>
        </w:rPr>
        <w:t xml:space="preserve"> (innovation) is reserved for transformational ideas your staff bring forward. We want </w:t>
      </w:r>
      <w:del w:id="1019" w:author="SCDES AI Activation — Draft 2" w:date="2026-07-09T00:00:00Z">
        <w:r>
          <w:rPr>
            <w:rFonts w:ascii="Calibri" w:cs="Calibri" w:eastAsia="Calibri" w:hAnsi="Calibri"/>
            <w:sz w:val="22"/>
            <w:szCs w:val="22"/>
          </w:rPr>
          <w:delText xml:space="preserve">Bucket 3</w:delText>
        </w:r>
      </w:del>
      <w:ins w:id="1020" w:author="SCDES AI Activation — Draft 2" w:date="2026-07-09T00:00:00Z">
        <w:r>
          <w:rPr>
            <w:rFonts w:ascii="Calibri" w:cs="Calibri" w:eastAsia="Calibri" w:hAnsi="Calibri"/>
            <w:sz w:val="22"/>
            <w:szCs w:val="22"/>
          </w:rPr>
          <w:t xml:space="preserve">Category 3</w:t>
        </w:r>
      </w:ins>
      <w:r>
        <w:rPr>
          <w:rFonts w:ascii="Calibri" w:cs="Calibri" w:eastAsia="Calibri" w:hAnsi="Calibri"/>
          <w:sz w:val="22"/>
          <w:szCs w:val="22"/>
        </w:rPr>
        <w:t xml:space="preserve"> proposals.</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WHAT IS ASKED OF YOUR BUREAU</w:t>
      </w:r>
    </w:p>
    <w:p>
      <w:pPr>
        <w:spacing w:after="160" w:line="300"/>
      </w:pPr>
      <w:r>
        <w:rPr>
          <w:rFonts w:ascii="Calibri" w:cs="Calibri" w:eastAsia="Calibri" w:hAnsi="Calibri"/>
          <w:sz w:val="22"/>
          <w:szCs w:val="22"/>
        </w:rPr>
        <w:t xml:space="preserve">Three actions, in order:</w:t>
      </w:r>
    </w:p>
    <w:p>
      <w:pPr>
        <w:spacing w:after="160" w:line="300"/>
      </w:pPr>
      <w:r>
        <w:rPr>
          <w:rFonts w:ascii="Calibri" w:cs="Calibri" w:eastAsia="Calibri" w:hAnsi="Calibri"/>
          <w:b/>
          <w:bCs/>
          <w:sz w:val="22"/>
          <w:szCs w:val="22"/>
        </w:rPr>
        <w:t xml:space="preserve">Designate a Bureau AI Sponsor. </w:t>
      </w:r>
      <w:r>
        <w:rPr>
          <w:rFonts w:ascii="Calibri" w:cs="Calibri" w:eastAsia="Calibri" w:hAnsi="Calibri"/>
          <w:sz w:val="22"/>
          <w:szCs w:val="22"/>
        </w:rPr>
        <w:t xml:space="preserve">This is an executive in your bureau — you, your deputy, or a senior division director — who serves as the bureau’s single point of accountability for AI activity. The Sponsor receives proposals from your staff, routes them to the AI Governance Council through the intake process, and coordinates with the Office of Technology on tool rollouts to your bureau. This is not a technical role; it is a governance and coordination role.</w:t>
      </w:r>
    </w:p>
    <w:p>
      <w:pPr>
        <w:spacing w:after="160" w:line="300"/>
      </w:pPr>
      <w:r>
        <w:rPr>
          <w:rFonts w:ascii="Calibri" w:cs="Calibri" w:eastAsia="Calibri" w:hAnsi="Calibri"/>
          <w:b/>
          <w:bCs/>
          <w:sz w:val="22"/>
          <w:szCs w:val="22"/>
        </w:rPr>
        <w:t xml:space="preserve">Designate a Bureau AI Lead. </w:t>
      </w:r>
      <w:r>
        <w:rPr>
          <w:rFonts w:ascii="Calibri" w:cs="Calibri" w:eastAsia="Calibri" w:hAnsi="Calibri"/>
          <w:sz w:val="22"/>
          <w:szCs w:val="22"/>
        </w:rPr>
        <w:t xml:space="preserve">The Bureau AI Lead is typically a staff member with technical or program-management experience who handles day-to-day coordination with the Office of Technology and the AI Strategist. The Lead drives the intake process for new use cases, supports your staff in completing the </w:t>
      </w:r>
      <w:del w:id="1021" w:author="SCDES AI Activation — Draft 2" w:date="2026-07-09T00:00:00Z">
        <w:r>
          <w:rPr>
            <w:rFonts w:ascii="Calibri" w:cs="Calibri" w:eastAsia="Calibri" w:hAnsi="Calibri"/>
            <w:sz w:val="22"/>
            <w:szCs w:val="22"/>
          </w:rPr>
          <w:delText xml:space="preserve">Project Intake Form (Appendix G)</w:delText>
        </w:r>
      </w:del>
      <w:ins w:id="1022" w:author="SCDES AI Activation — Draft 2" w:date="2026-07-09T00:00:00Z">
        <w:r>
          <w:rPr>
            <w:rFonts w:ascii="Calibri" w:cs="Calibri" w:eastAsia="Calibri" w:hAnsi="Calibri"/>
            <w:sz w:val="22"/>
            <w:szCs w:val="22"/>
          </w:rPr>
          <w:t xml:space="preserve">Project Intake Form (SCDES AI Operations Manual, Appendix G)</w:t>
        </w:r>
      </w:ins>
      <w:r>
        <w:rPr>
          <w:rFonts w:ascii="Calibri" w:cs="Calibri" w:eastAsia="Calibri" w:hAnsi="Calibri"/>
          <w:sz w:val="22"/>
          <w:szCs w:val="22"/>
        </w:rPr>
        <w:t xml:space="preserve">, and serves as the bureau’s working-level contact for AI matters. Your bureau defines who this is and at what level the role sits.</w:t>
      </w:r>
    </w:p>
    <w:p>
      <w:pPr>
        <w:spacing w:after="160" w:line="300"/>
      </w:pPr>
      <w:r>
        <w:rPr>
          <w:rFonts w:ascii="Calibri" w:cs="Calibri" w:eastAsia="Calibri" w:hAnsi="Calibri"/>
          <w:b/>
          <w:bCs/>
          <w:sz w:val="22"/>
          <w:szCs w:val="22"/>
        </w:rPr>
        <w:t xml:space="preserve">Encourage your staff to bring ideas forward. </w:t>
      </w:r>
      <w:r>
        <w:rPr>
          <w:rFonts w:ascii="Calibri" w:cs="Calibri" w:eastAsia="Calibri" w:hAnsi="Calibri"/>
          <w:sz w:val="22"/>
          <w:szCs w:val="22"/>
        </w:rPr>
        <w:t xml:space="preserve">Staff who see a use case where AI could accelerate their work — drafting, screening, analysis, summarization — should submit a </w:t>
      </w:r>
      <w:del w:id="1023" w:author="SCDES AI Activation — Draft 2" w:date="2026-07-09T00:00:00Z">
        <w:r>
          <w:rPr>
            <w:rFonts w:ascii="Calibri" w:cs="Calibri" w:eastAsia="Calibri" w:hAnsi="Calibri"/>
            <w:sz w:val="22"/>
            <w:szCs w:val="22"/>
          </w:rPr>
          <w:delText xml:space="preserve">Project Intake Form (Appendix G)</w:delText>
        </w:r>
      </w:del>
      <w:ins w:id="1024" w:author="SCDES AI Activation — Draft 2" w:date="2026-07-09T00:00:00Z">
        <w:r>
          <w:rPr>
            <w:rFonts w:ascii="Calibri" w:cs="Calibri" w:eastAsia="Calibri" w:hAnsi="Calibri"/>
            <w:sz w:val="22"/>
            <w:szCs w:val="22"/>
          </w:rPr>
          <w:t xml:space="preserve">Project Intake Form (SCDES AI Operations Manual, Appendix G)</w:t>
        </w:r>
      </w:ins>
      <w:r>
        <w:rPr>
          <w:rFonts w:ascii="Calibri" w:cs="Calibri" w:eastAsia="Calibri" w:hAnsi="Calibri"/>
          <w:sz w:val="22"/>
          <w:szCs w:val="22"/>
        </w:rPr>
        <w:t xml:space="preserve">. The Sponsor channels these to the Council. We are not gatekeeping ideas; we are ensuring they get the right level of scrutiny before deployment.</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WHAT DOES NOT CHANGE</w:t>
      </w:r>
    </w:p>
    <w:p>
      <w:pPr>
        <w:spacing w:after="160" w:line="300"/>
      </w:pPr>
      <w:r>
        <w:rPr>
          <w:rFonts w:ascii="Calibri" w:cs="Calibri" w:eastAsia="Calibri" w:hAnsi="Calibri"/>
          <w:sz w:val="22"/>
          <w:szCs w:val="22"/>
        </w:rPr>
        <w:t xml:space="preserve">Your existing security review processes are unchanged. State Procurement requirements are unchanged. </w:t>
      </w:r>
      <w:del w:id="1025" w:author="SCDES AI Activation — Draft 2" w:date="2026-07-09T00:00:00Z">
        <w:r>
          <w:rPr>
            <w:rFonts w:ascii="Calibri" w:cs="Calibri" w:eastAsia="Calibri" w:hAnsi="Calibri"/>
            <w:sz w:val="22"/>
            <w:szCs w:val="22"/>
          </w:rPr>
          <w:delText xml:space="preserve">State Information Technology (DSIT) review is unchanged.</w:delText>
        </w:r>
      </w:del>
      <w:ins w:id="1026" w:author="SCDES AI Activation — Draft 2" w:date="2026-07-09T00:00:00Z">
        <w:r>
          <w:rPr>
            <w:rFonts w:ascii="Calibri" w:cs="Calibri" w:eastAsia="Calibri" w:hAnsi="Calibri"/>
            <w:sz w:val="22"/>
            <w:szCs w:val="22"/>
          </w:rPr>
          <w:t xml:space="preserve">Office of Technology and Information Services (OTIS) review is unchanged.</w:t>
        </w:r>
      </w:ins>
      <w:r>
        <w:rPr>
          <w:rFonts w:ascii="Calibri" w:cs="Calibri" w:eastAsia="Calibri" w:hAnsi="Calibri"/>
          <w:sz w:val="22"/>
          <w:szCs w:val="22"/>
        </w:rPr>
        <w:t xml:space="preserve"> The framework adds AI-specific provisions; it does not replace any existing review body or process. Where the AI framework imposes requirements more stringent than another body, </w:t>
      </w:r>
      <w:del w:id="1027" w:author="SCDES AI Activation — Draft 2" w:date="2026-07-09T00:00:00Z">
        <w:r>
          <w:rPr>
            <w:rFonts w:ascii="Calibri" w:cs="Calibri" w:eastAsia="Calibri" w:hAnsi="Calibri"/>
            <w:sz w:val="22"/>
            <w:szCs w:val="22"/>
          </w:rPr>
          <w:delText xml:space="preserve">the more stringent standard applies</w:delText>
        </w:r>
      </w:del>
      <w:ins w:id="1028" w:author="SCDES AI Activation — Draft 2" w:date="2026-07-09T00:00:00Z">
        <w:r>
          <w:rPr>
            <w:rFonts w:ascii="Calibri" w:cs="Calibri" w:eastAsia="Calibri" w:hAnsi="Calibri"/>
            <w:sz w:val="22"/>
            <w:szCs w:val="22"/>
          </w:rPr>
          <w:t xml:space="preserve">the more stringent standard controls</w:t>
        </w:r>
      </w:ins>
      <w:r>
        <w:rPr>
          <w:rFonts w:ascii="Calibri" w:cs="Calibri" w:eastAsia="Calibri" w:hAnsi="Calibri"/>
          <w:sz w:val="22"/>
          <w:szCs w:val="22"/>
        </w:rPr>
        <w:t xml:space="preserve">. Where another body is more stringent, </w:t>
      </w:r>
      <w:del w:id="1029" w:author="SCDES AI Activation — Draft 2" w:date="2026-07-09T00:00:00Z">
        <w:r>
          <w:rPr>
            <w:rFonts w:ascii="Calibri" w:cs="Calibri" w:eastAsia="Calibri" w:hAnsi="Calibri"/>
            <w:sz w:val="22"/>
            <w:szCs w:val="22"/>
          </w:rPr>
          <w:delText xml:space="preserve">that standard applies</w:delText>
        </w:r>
      </w:del>
      <w:ins w:id="1030" w:author="SCDES AI Activation — Draft 2" w:date="2026-07-09T00:00:00Z">
        <w:r>
          <w:rPr>
            <w:rFonts w:ascii="Calibri" w:cs="Calibri" w:eastAsia="Calibri" w:hAnsi="Calibri"/>
            <w:sz w:val="22"/>
            <w:szCs w:val="22"/>
          </w:rPr>
          <w:t xml:space="preserve">that standard controls</w:t>
        </w:r>
      </w:ins>
      <w:r>
        <w:rPr>
          <w:rFonts w:ascii="Calibri" w:cs="Calibri" w:eastAsia="Calibri" w:hAnsi="Calibri"/>
          <w:sz w:val="22"/>
          <w:szCs w:val="22"/>
        </w:rPr>
        <w:t xml:space="preserve">.</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BRINGING FORWARD A </w:t>
      </w:r>
      <w:del w:id="1031" w:author="SCDES AI Activation — Draft 2" w:date="2026-07-09T00:00:00Z">
        <w:r>
          <w:rPr>
            <w:rFonts w:ascii="Calibri" w:cs="Calibri" w:eastAsia="Calibri" w:hAnsi="Calibri"/>
            <w:b/>
            <w:bCs/>
            <w:color w:val="1F3864"/>
            <w:spacing w:val="20"/>
            <w:sz w:val="22"/>
            <w:szCs w:val="22"/>
          </w:rPr>
          <w:delText xml:space="preserve">BUCKET 3</w:delText>
        </w:r>
      </w:del>
      <w:ins w:id="1032" w:author="SCDES AI Activation — Draft 2" w:date="2026-07-09T00:00:00Z">
        <w:r>
          <w:rPr>
            <w:rFonts w:ascii="Calibri" w:cs="Calibri" w:eastAsia="Calibri" w:hAnsi="Calibri"/>
            <w:b/>
            <w:bCs/>
            <w:color w:val="1F3864"/>
            <w:spacing w:val="20"/>
            <w:sz w:val="22"/>
            <w:szCs w:val="22"/>
          </w:rPr>
          <w:t xml:space="preserve">CATEGORY 3</w:t>
        </w:r>
      </w:ins>
      <w:r>
        <w:rPr>
          <w:rFonts w:ascii="Calibri" w:cs="Calibri" w:eastAsia="Calibri" w:hAnsi="Calibri"/>
          <w:b/>
          <w:bCs/>
          <w:color w:val="1F3864"/>
          <w:spacing w:val="20"/>
          <w:sz w:val="22"/>
          <w:szCs w:val="22"/>
        </w:rPr>
        <w:t xml:space="preserve"> INNOVATION</w:t>
      </w:r>
    </w:p>
    <w:p>
      <w:pPr>
        <w:spacing w:after="160" w:line="300"/>
      </w:pPr>
      <w:r>
        <w:rPr>
          <w:rFonts w:ascii="Calibri" w:cs="Calibri" w:eastAsia="Calibri" w:hAnsi="Calibri"/>
          <w:sz w:val="22"/>
          <w:szCs w:val="22"/>
        </w:rPr>
        <w:t xml:space="preserve">If your staff identify a novel use case — one that goes beyond </w:t>
      </w:r>
      <w:del w:id="1033" w:author="SCDES AI Activation — Draft 2" w:date="2026-07-09T00:00:00Z">
        <w:r>
          <w:rPr>
            <w:rFonts w:ascii="Calibri" w:cs="Calibri" w:eastAsia="Calibri" w:hAnsi="Calibri"/>
            <w:sz w:val="22"/>
            <w:szCs w:val="22"/>
          </w:rPr>
          <w:delText xml:space="preserve">Bucket 1 efficiency</w:delText>
        </w:r>
      </w:del>
      <w:ins w:id="1034" w:author="SCDES AI Activation — Draft 2" w:date="2026-07-09T00:00:00Z">
        <w:r>
          <w:rPr>
            <w:rFonts w:ascii="Calibri" w:cs="Calibri" w:eastAsia="Calibri" w:hAnsi="Calibri"/>
            <w:sz w:val="22"/>
            <w:szCs w:val="22"/>
          </w:rPr>
          <w:t xml:space="preserve">Category 1 efficiency</w:t>
        </w:r>
      </w:ins>
      <w:r>
        <w:rPr>
          <w:rFonts w:ascii="Calibri" w:cs="Calibri" w:eastAsia="Calibri" w:hAnsi="Calibri"/>
          <w:sz w:val="22"/>
          <w:szCs w:val="22"/>
        </w:rPr>
        <w:t xml:space="preserve"> or </w:t>
      </w:r>
      <w:del w:id="1035" w:author="SCDES AI Activation — Draft 2" w:date="2026-07-09T00:00:00Z">
        <w:r>
          <w:rPr>
            <w:rFonts w:ascii="Calibri" w:cs="Calibri" w:eastAsia="Calibri" w:hAnsi="Calibri"/>
            <w:sz w:val="22"/>
            <w:szCs w:val="22"/>
          </w:rPr>
          <w:delText xml:space="preserve">Bucket 2 measurable benefit</w:delText>
        </w:r>
      </w:del>
      <w:ins w:id="1036" w:author="SCDES AI Activation — Draft 2" w:date="2026-07-09T00:00:00Z">
        <w:r>
          <w:rPr>
            <w:rFonts w:ascii="Calibri" w:cs="Calibri" w:eastAsia="Calibri" w:hAnsi="Calibri"/>
            <w:sz w:val="22"/>
            <w:szCs w:val="22"/>
          </w:rPr>
          <w:t xml:space="preserve">Category 2 measurable benefit</w:t>
        </w:r>
      </w:ins>
      <w:r>
        <w:rPr>
          <w:rFonts w:ascii="Calibri" w:cs="Calibri" w:eastAsia="Calibri" w:hAnsi="Calibri"/>
          <w:sz w:val="22"/>
          <w:szCs w:val="22"/>
        </w:rPr>
        <w:t xml:space="preserve"> — the framework wants it. </w:t>
      </w:r>
      <w:del w:id="1037" w:author="SCDES AI Activation — Draft 2" w:date="2026-07-09T00:00:00Z">
        <w:r>
          <w:rPr>
            <w:rFonts w:ascii="Calibri" w:cs="Calibri" w:eastAsia="Calibri" w:hAnsi="Calibri"/>
            <w:sz w:val="22"/>
            <w:szCs w:val="22"/>
          </w:rPr>
          <w:delText xml:space="preserve">Bucket 3 is the innovation lane</w:delText>
        </w:r>
      </w:del>
      <w:ins w:id="1038" w:author="SCDES AI Activation — Draft 2" w:date="2026-07-09T00:00:00Z">
        <w:r>
          <w:rPr>
            <w:rFonts w:ascii="Calibri" w:cs="Calibri" w:eastAsia="Calibri" w:hAnsi="Calibri"/>
            <w:sz w:val="22"/>
            <w:szCs w:val="22"/>
          </w:rPr>
          <w:t xml:space="preserve">Category 3 is the innovation lane</w:t>
        </w:r>
      </w:ins>
      <w:r>
        <w:rPr>
          <w:rFonts w:ascii="Calibri" w:cs="Calibri" w:eastAsia="Calibri" w:hAnsi="Calibri"/>
          <w:sz w:val="22"/>
          <w:szCs w:val="22"/>
        </w:rPr>
        <w:t xml:space="preserve">. Examples might include digital-twin modeling, watershed-scale environmental forecasting, or AI-assisted regulatory drafting. </w:t>
      </w:r>
      <w:del w:id="1039" w:author="SCDES AI Activation — Draft 2" w:date="2026-07-09T00:00:00Z">
        <w:r>
          <w:rPr>
            <w:rFonts w:ascii="Calibri" w:cs="Calibri" w:eastAsia="Calibri" w:hAnsi="Calibri"/>
            <w:sz w:val="22"/>
            <w:szCs w:val="22"/>
          </w:rPr>
          <w:delText xml:space="preserve">The Bucket 3 routing section of the Intake Form (Appendix G)</w:delText>
        </w:r>
      </w:del>
      <w:ins w:id="1040" w:author="SCDES AI Activation — Draft 2" w:date="2026-07-09T00:00:00Z">
        <w:r>
          <w:rPr>
            <w:rFonts w:ascii="Calibri" w:cs="Calibri" w:eastAsia="Calibri" w:hAnsi="Calibri"/>
            <w:sz w:val="22"/>
            <w:szCs w:val="22"/>
          </w:rPr>
          <w:t xml:space="preserve">The Category 3 routing section of the Intake Form (SCDES AI Operations Manual, Appendix G)</w:t>
        </w:r>
      </w:ins>
      <w:r>
        <w:rPr>
          <w:rFonts w:ascii="Calibri" w:cs="Calibri" w:eastAsia="Calibri" w:hAnsi="Calibri"/>
          <w:sz w:val="22"/>
          <w:szCs w:val="22"/>
        </w:rPr>
        <w:t xml:space="preserve"> describes the procedure. The Office of Technology will be the bureau’s first point of contact for routing these proposals to the Council.</w:t>
      </w:r>
    </w:p>
    <w:p>
      <w:pPr>
        <w:spacing w:after="160" w:line="300"/>
      </w:pPr>
      <w:del w:id="1041" w:author="SCDES AI Activation — Draft 2" w:date="2026-07-09T00:00:00Z">
        <w:r>
          <w:rPr>
            <w:rFonts w:ascii="Calibri" w:cs="Calibri" w:eastAsia="Calibri" w:hAnsi="Calibri"/>
            <w:sz w:val="22"/>
            <w:szCs w:val="22"/>
          </w:rPr>
          <w:delText xml:space="preserve">Bucket 3 proposals carry</w:delText>
        </w:r>
      </w:del>
      <w:ins w:id="1042" w:author="SCDES AI Activation — Draft 2" w:date="2026-07-09T00:00:00Z">
        <w:r>
          <w:rPr>
            <w:rFonts w:ascii="Calibri" w:cs="Calibri" w:eastAsia="Calibri" w:hAnsi="Calibri"/>
            <w:sz w:val="22"/>
            <w:szCs w:val="22"/>
          </w:rPr>
          <w:t xml:space="preserve">Category 3 proposals carry</w:t>
        </w:r>
      </w:ins>
      <w:r>
        <w:rPr>
          <w:rFonts w:ascii="Calibri" w:cs="Calibri" w:eastAsia="Calibri" w:hAnsi="Calibri"/>
          <w:sz w:val="22"/>
          <w:szCs w:val="22"/>
        </w:rPr>
        <w:t xml:space="preserve"> additional governance burden because the consequence is high. The framework is structured to support innovation under that discipline, not to deny it.</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THE PROTECTIONS THE FRAMEWORK PROVIDES YOUR BUREAU</w:t>
      </w:r>
    </w:p>
    <w:p>
      <w:pPr>
        <w:spacing w:after="160" w:line="300"/>
      </w:pPr>
      <w:r>
        <w:rPr>
          <w:rFonts w:ascii="Calibri" w:cs="Calibri" w:eastAsia="Calibri" w:hAnsi="Calibri"/>
          <w:sz w:val="22"/>
          <w:szCs w:val="22"/>
        </w:rPr>
        <w:t xml:space="preserve">When a permittee’s counsel asks why a violation was screened by an AI tool — and they will ask — the framework provides the record. </w:t>
      </w:r>
      <w:del w:id="1043" w:author="SCDES AI Activation — Draft 2" w:date="2026-07-09T00:00:00Z">
        <w:r>
          <w:rPr>
            <w:rFonts w:ascii="Calibri" w:cs="Calibri" w:eastAsia="Calibri" w:hAnsi="Calibri"/>
            <w:sz w:val="22"/>
            <w:szCs w:val="22"/>
          </w:rPr>
          <w:delText xml:space="preserve">The registry entry</w:delText>
        </w:r>
      </w:del>
      <w:ins w:id="1044" w:author="SCDES AI Activation — Draft 2" w:date="2026-07-09T00:00:00Z">
        <w:r>
          <w:rPr>
            <w:rFonts w:ascii="Calibri" w:cs="Calibri" w:eastAsia="Calibri" w:hAnsi="Calibri"/>
            <w:sz w:val="22"/>
            <w:szCs w:val="22"/>
          </w:rPr>
          <w:t xml:space="preserve">The Registry entry</w:t>
        </w:r>
      </w:ins>
      <w:r>
        <w:rPr>
          <w:rFonts w:ascii="Calibri" w:cs="Calibri" w:eastAsia="Calibri" w:hAnsi="Calibri"/>
          <w:sz w:val="22"/>
          <w:szCs w:val="22"/>
        </w:rPr>
        <w:t xml:space="preserve">, the risk classification, the gate decisions, the bias-testing results, the documented human review of AI output, the seven-year retention beyond system retirement. Every AI-influenced determination your bureau makes will sit on a documented administrative record that supports the decision your team made.</w:t>
      </w:r>
    </w:p>
    <w:p>
      <w:pPr>
        <w:spacing w:after="160" w:line="300"/>
      </w:pPr>
      <w:r>
        <w:rPr>
          <w:rFonts w:ascii="Calibri" w:cs="Calibri" w:eastAsia="Calibri" w:hAnsi="Calibri"/>
          <w:sz w:val="22"/>
          <w:szCs w:val="22"/>
        </w:rPr>
        <w:t xml:space="preserve">This is the framework’s principal contribution to your bureau’s work: it makes your staff’s AI-influenced decisions defensible.</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OPERATING CADENCE</w:t>
      </w:r>
    </w:p>
    <w:p>
      <w:pPr>
        <w:spacing w:after="160" w:line="300"/>
      </w:pPr>
      <w:r>
        <w:rPr>
          <w:rFonts w:ascii="Calibri" w:cs="Calibri" w:eastAsia="Calibri" w:hAnsi="Calibri"/>
          <w:sz w:val="22"/>
          <w:szCs w:val="22"/>
        </w:rPr>
        <w:t xml:space="preserve">Bureau chiefs are not members of the AI Governance Council; the Council is a four-person executive body — the Director, the Chief Technology Officer, an executive-level delegate appointed by the Director, and the AI Strategist — that approves use cases at each Gate. But the Council does not operate in isolation. It relies on your bureau’s input through the Sponsor and the Bureau AI Lead. The Council reviews the AI System Registry quarterly; bureau-level updates are channeled through your Sponsor.</w:t>
      </w:r>
    </w:p>
    <w:p>
      <w:pPr>
        <w:spacing w:after="160" w:line="300"/>
      </w:pPr>
      <w:r>
        <w:rPr>
          <w:rFonts w:ascii="Calibri" w:cs="Calibri" w:eastAsia="Calibri" w:hAnsi="Calibri"/>
          <w:sz w:val="22"/>
          <w:szCs w:val="22"/>
        </w:rPr>
        <w:t xml:space="preserve">You will hear directly from the AI Strategist when:</w:t>
      </w:r>
    </w:p>
    <w:p>
      <w:pPr>
        <w:pStyle w:val="ListParagraph"/>
        <w:numPr>
          <w:ilvl w:val="0"/>
          <w:numId w:val="2"/>
        </w:numPr>
        <w:spacing w:after="100" w:line="290"/>
      </w:pPr>
      <w:r>
        <w:rPr>
          <w:rFonts w:ascii="Calibri" w:cs="Calibri" w:eastAsia="Calibri" w:hAnsi="Calibri"/>
          <w:sz w:val="22"/>
          <w:szCs w:val="22"/>
        </w:rPr>
        <w:t xml:space="preserve">A use case originating in your bureau requires Sponsor approval at Gate 0.</w:t>
      </w:r>
    </w:p>
    <w:p>
      <w:pPr>
        <w:pStyle w:val="ListParagraph"/>
        <w:numPr>
          <w:ilvl w:val="0"/>
          <w:numId w:val="2"/>
        </w:numPr>
        <w:spacing w:after="100" w:line="290"/>
      </w:pPr>
      <w:r>
        <w:rPr>
          <w:rFonts w:ascii="Calibri" w:cs="Calibri" w:eastAsia="Calibri" w:hAnsi="Calibri"/>
          <w:sz w:val="22"/>
          <w:szCs w:val="22"/>
        </w:rPr>
        <w:t xml:space="preserve">An incident has occurred in your bureau involving an AI system, including any AI-influenced determination subject to challenge.</w:t>
      </w:r>
    </w:p>
    <w:p>
      <w:pPr>
        <w:pStyle w:val="ListParagraph"/>
        <w:numPr>
          <w:ilvl w:val="0"/>
          <w:numId w:val="2"/>
        </w:numPr>
        <w:spacing w:after="100" w:line="290"/>
      </w:pPr>
      <w:r>
        <w:rPr>
          <w:rFonts w:ascii="Calibri" w:cs="Calibri" w:eastAsia="Calibri" w:hAnsi="Calibri"/>
          <w:sz w:val="22"/>
          <w:szCs w:val="22"/>
        </w:rPr>
        <w:t xml:space="preserve">The Council has approved a tool that affects your bureau or your staff.</w:t>
      </w:r>
    </w:p>
    <w:p>
      <w:pPr>
        <w:pStyle w:val="ListParagraph"/>
        <w:numPr>
          <w:ilvl w:val="0"/>
          <w:numId w:val="2"/>
        </w:numPr>
        <w:spacing w:after="100" w:line="290"/>
      </w:pPr>
      <w:r>
        <w:rPr>
          <w:rFonts w:ascii="Calibri" w:cs="Calibri" w:eastAsia="Calibri" w:hAnsi="Calibri"/>
          <w:sz w:val="22"/>
          <w:szCs w:val="22"/>
        </w:rPr>
        <w:t xml:space="preserve">The annual review (Gate 5) of a production system in your bureau is due.</w:t>
      </w:r>
    </w:p>
    <w:p>
      <w:pPr>
        <w:spacing w:after="160" w:line="300"/>
      </w:pPr>
      <w:r>
        <w:rPr>
          <w:rFonts w:ascii="Calibri" w:cs="Calibri" w:eastAsia="Calibri" w:hAnsi="Calibri"/>
          <w:sz w:val="22"/>
          <w:szCs w:val="22"/>
        </w:rPr>
        <w:t xml:space="preserve">Otherwise, the default cadence is to leave you and your team alone. The framework is designed to operate as background discipline, not as a regular interruption to bureau work.</w:t>
      </w:r>
    </w:p>
    <w:p>
      <w:pPr>
        <w:keepNext/>
        <w:pBdr>
          <w:bottom w:val="single" w:color="1F3864" w:sz="6" w:space="4"/>
        </w:pBdr>
        <w:spacing w:after="140" w:before="320"/>
      </w:pPr>
      <w:r>
        <w:rPr>
          <w:rFonts w:ascii="Calibri" w:cs="Calibri" w:eastAsia="Calibri" w:hAnsi="Calibri"/>
          <w:b/>
          <w:bCs/>
          <w:color w:val="1F3864"/>
          <w:spacing w:val="20"/>
          <w:sz w:val="22"/>
          <w:szCs w:val="22"/>
        </w:rPr>
        <w:t xml:space="preserve">FIRST STEPS</w:t>
      </w:r>
    </w:p>
    <w:p>
      <w:pPr>
        <w:spacing w:after="160" w:line="300"/>
      </w:pPr>
      <w:r>
        <w:rPr>
          <w:rFonts w:ascii="Calibri" w:cs="Calibri" w:eastAsia="Calibri" w:hAnsi="Calibri"/>
          <w:sz w:val="22"/>
          <w:szCs w:val="22"/>
        </w:rPr>
        <w:t xml:space="preserve">At your earliest convenience, please identify your Bureau AI Sponsor and Bureau AI Lead designations and communicate them to the AI Strategist. Both designations may change over time and may be elevated or reassigned as your bureau’s operational reality requires; there is no fixed term.</w:t>
      </w:r>
    </w:p>
    <w:p>
      <w:pPr>
        <w:spacing w:after="160" w:line="300"/>
      </w:pPr>
      <w:r>
        <w:rPr>
          <w:rFonts w:ascii="Calibri" w:cs="Calibri" w:eastAsia="Calibri" w:hAnsi="Calibri"/>
          <w:sz w:val="22"/>
          <w:szCs w:val="22"/>
        </w:rPr>
        <w:t xml:space="preserve">Until the Council is convened, direct AI-related questions to Brett Butz, AI Strategist. After the Council is convened at Adoption + Month 1, </w:t>
      </w:r>
      <w:del w:id="1045" w:author="SCDES AI Activation — Draft 2" w:date="2026-07-09T00:00:00Z">
        <w:r>
          <w:rPr>
            <w:rFonts w:ascii="Calibri" w:cs="Calibri" w:eastAsia="Calibri" w:hAnsi="Calibri"/>
            <w:sz w:val="22"/>
            <w:szCs w:val="22"/>
          </w:rPr>
          <w:delText xml:space="preserve">intake submissions follow the procedure in Appendix G of the framework.</w:delText>
        </w:r>
      </w:del>
      <w:ins w:id="1046" w:author="SCDES AI Activation — Draft 2" w:date="2026-07-09T00:00:00Z">
        <w:r>
          <w:rPr>
            <w:rFonts w:ascii="Calibri" w:cs="Calibri" w:eastAsia="Calibri" w:hAnsi="Calibri"/>
            <w:sz w:val="22"/>
            <w:szCs w:val="22"/>
          </w:rPr>
          <w:t xml:space="preserve">intake submissions follow the procedure in SCDES AI Operations Manual, Appendix G.</w:t>
        </w:r>
      </w:ins>
    </w:p>
    <w:p>
      <w:pPr>
        <w:spacing w:after="60" w:before="360"/>
      </w:pPr>
      <w:r>
        <w:rPr>
          <w:rFonts w:ascii="Calibri" w:cs="Calibri" w:eastAsia="Calibri" w:hAnsi="Calibri"/>
          <w:sz w:val="22"/>
          <w:szCs w:val="22"/>
        </w:rPr>
        <w:t xml:space="preserve">Respectfully,</w:t>
      </w:r>
    </w:p>
    <w:p>
      <w:pPr>
        <w:spacing w:after="40"/>
      </w:pPr>
      <w:r>
        <w:rPr>
          <w:rFonts w:ascii="Calibri" w:cs="Calibri" w:eastAsia="Calibri" w:hAnsi="Calibri"/>
          <w:b/>
          <w:bCs/>
          <w:sz w:val="22"/>
          <w:szCs w:val="22"/>
        </w:rPr>
        <w:t xml:space="preserve">Brett Butz</w:t>
      </w:r>
    </w:p>
    <w:p>
      <w:pPr>
        <w:spacing w:after="40"/>
      </w:pPr>
      <w:del w:id="1047" w:author="SCDES AI Activation — Draft 2" w:date="2026-07-09T00:00:00Z">
        <w:r>
          <w:rPr>
            <w:rFonts w:ascii="Calibri" w:cs="Calibri" w:eastAsia="Calibri" w:hAnsi="Calibri"/>
            <w:color w:val="595959"/>
            <w:sz w:val="20"/>
            <w:szCs w:val="20"/>
          </w:rPr>
          <w:delText xml:space="preserve">Artificial Intelligence Strategist</w:delText>
        </w:r>
      </w:del>
      <w:ins w:id="1048" w:author="SCDES AI Activation — Draft 2" w:date="2026-07-09T00:00:00Z">
        <w:r>
          <w:rPr>
            <w:rFonts w:ascii="Calibri" w:cs="Calibri" w:eastAsia="Calibri" w:hAnsi="Calibri"/>
            <w:color w:val="595959"/>
            <w:sz w:val="20"/>
            <w:szCs w:val="20"/>
          </w:rPr>
          <w:t xml:space="preserve">AI Strategist</w:t>
        </w:r>
      </w:ins>
    </w:p>
    <w:p>
      <w:r>
        <w:rPr>
          <w:rFonts w:ascii="Calibri" w:cs="Calibri" w:eastAsia="Calibri" w:hAnsi="Calibri"/>
          <w:i/>
          <w:iCs/>
          <w:color w:val="595959"/>
          <w:sz w:val="20"/>
          <w:szCs w:val="20"/>
        </w:rPr>
        <w:t xml:space="preserve">South Carolina Department of Environmental Services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i/>
        <w:iCs/>
        <w:color w:val="595959"/>
        <w:sz w:val="18"/>
        <w:szCs w:val="18"/>
      </w:rPr>
      <w:t xml:space="preserve">Internal — For Bureau Chief Review</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pacing w:val="40"/>
        <w:sz w:val="18"/>
        <w:szCs w:val="18"/>
      </w:rPr>
      <w:t xml:space="preserve">SCDES • Office of the AI Strategist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SCDES Enterprise AI Governance Framework — Bureau Guide</dc:title>
  <dc:creator>Brett Butz</dc:creator>
  <cp:lastModifiedBy>Un-named</cp:lastModifiedBy>
  <cp:revision>1</cp:revision>
  <dcterms:created xsi:type="dcterms:W3CDTF">2026-05-13T01:16:25.716Z</dcterms:created>
  <dcterms:modified xsi:type="dcterms:W3CDTF">2026-05-13T01:16:25.718Z</dcterms:modified>
</cp:coreProperties>
</file>

<file path=docProps/custom.xml><?xml version="1.0" encoding="utf-8"?>
<Properties xmlns="http://schemas.openxmlformats.org/officeDocument/2006/custom-properties" xmlns:vt="http://schemas.openxmlformats.org/officeDocument/2006/docPropsVTypes"/>
</file>