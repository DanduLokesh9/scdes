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ADD8C1" w14:textId="77777777" w:rsidR="000A0DE6" w:rsidRPr="000F3C88" w:rsidRDefault="000A0DE6">
      <w:pPr>
        <w:rPr>
          <w:rFonts w:ascii="Times New Roman" w:hAnsi="Times New Roman" w:cs="Times New Roman"/>
        </w:rPr>
      </w:pPr>
    </w:p>
    <w:p w14:paraId="00612BAD" w14:textId="77777777" w:rsidR="000A0DE6" w:rsidRPr="000F3C88" w:rsidRDefault="000A0DE6">
      <w:pPr>
        <w:rPr>
          <w:rFonts w:ascii="Times New Roman" w:hAnsi="Times New Roman" w:cs="Times New Roman"/>
        </w:rPr>
      </w:pPr>
    </w:p>
    <w:p w14:paraId="2AD52ADF" w14:textId="77777777" w:rsidR="000A0DE6" w:rsidRPr="000F3C88" w:rsidRDefault="000A0DE6">
      <w:pPr>
        <w:rPr>
          <w:rFonts w:ascii="Times New Roman" w:hAnsi="Times New Roman" w:cs="Times New Roman"/>
        </w:rPr>
      </w:pPr>
    </w:p>
    <w:p w14:paraId="4EDA6822" w14:textId="77777777" w:rsidR="000A0DE6" w:rsidRPr="000F3C88" w:rsidRDefault="000A0DE6">
      <w:pPr>
        <w:rPr>
          <w:rFonts w:ascii="Times New Roman" w:hAnsi="Times New Roman" w:cs="Times New Roman"/>
        </w:rPr>
      </w:pPr>
    </w:p>
    <w:p w14:paraId="2BD9AE47" w14:textId="77777777" w:rsidR="000A0DE6" w:rsidRPr="000F3C88" w:rsidRDefault="00000000">
      <w:pPr>
        <w:spacing w:after="40"/>
        <w:jc w:val="center"/>
        <w:rPr>
          <w:rFonts w:ascii="Times New Roman" w:hAnsi="Times New Roman" w:cs="Times New Roman"/>
        </w:rPr>
      </w:pPr>
      <w:r w:rsidRPr="000F3C88">
        <w:rPr>
          <w:rFonts w:ascii="Times New Roman" w:hAnsi="Times New Roman" w:cs="Times New Roman"/>
          <w:b/>
          <w:color w:val="1F3864"/>
          <w:sz w:val="36"/>
        </w:rPr>
        <w:t>SOUTH CAROLINA</w:t>
      </w:r>
    </w:p>
    <w:p w14:paraId="58FFB009" w14:textId="77777777" w:rsidR="000A0DE6" w:rsidRPr="000F3C88" w:rsidRDefault="00000000">
      <w:pPr>
        <w:spacing w:after="40"/>
        <w:jc w:val="center"/>
        <w:rPr>
          <w:rFonts w:ascii="Times New Roman" w:hAnsi="Times New Roman" w:cs="Times New Roman"/>
        </w:rPr>
      </w:pPr>
      <w:r w:rsidRPr="000F3C88">
        <w:rPr>
          <w:rFonts w:ascii="Times New Roman" w:hAnsi="Times New Roman" w:cs="Times New Roman"/>
          <w:b/>
          <w:color w:val="1F3864"/>
          <w:sz w:val="36"/>
        </w:rPr>
        <w:t>DEPARTMENT OF ENVIRONMENTAL SERVICES</w:t>
      </w:r>
    </w:p>
    <w:p w14:paraId="641125BB" w14:textId="77777777" w:rsidR="000A0DE6" w:rsidRPr="000F3C88" w:rsidRDefault="000A0DE6">
      <w:pPr>
        <w:rPr>
          <w:rFonts w:ascii="Times New Roman" w:hAnsi="Times New Roman" w:cs="Times New Roman"/>
        </w:rPr>
      </w:pPr>
    </w:p>
    <w:p w14:paraId="00E15652" w14:textId="77777777" w:rsidR="000A0DE6" w:rsidRPr="000F3C88" w:rsidRDefault="00000000">
      <w:pPr>
        <w:spacing w:after="80"/>
        <w:jc w:val="center"/>
        <w:rPr>
          <w:rFonts w:ascii="Times New Roman" w:hAnsi="Times New Roman" w:cs="Times New Roman"/>
        </w:rPr>
      </w:pPr>
      <w:r w:rsidRPr="000F3C88">
        <w:rPr>
          <w:rFonts w:ascii="Times New Roman" w:hAnsi="Times New Roman" w:cs="Times New Roman"/>
          <w:b/>
          <w:color w:val="1F3864"/>
          <w:sz w:val="44"/>
        </w:rPr>
        <w:t>AI Operations Manual</w:t>
      </w:r>
    </w:p>
    <w:p w14:paraId="5FB94408" w14:textId="77777777" w:rsidR="000A0DE6" w:rsidRPr="000F3C88" w:rsidRDefault="00000000">
      <w:pPr>
        <w:spacing w:before="160" w:after="400"/>
        <w:jc w:val="center"/>
        <w:rPr>
          <w:rFonts w:ascii="Times New Roman" w:hAnsi="Times New Roman" w:cs="Times New Roman"/>
        </w:rPr>
      </w:pPr>
      <w:r w:rsidRPr="000F3C88">
        <w:rPr>
          <w:rFonts w:ascii="Times New Roman" w:hAnsi="Times New Roman" w:cs="Times New Roman"/>
          <w:color w:val="1F3864"/>
          <w:sz w:val="26"/>
        </w:rPr>
        <w:t>Operational Companion to the Enterprise AI Governance Framework</w:t>
      </w:r>
    </w:p>
    <w:p w14:paraId="6173C23E" w14:textId="77777777" w:rsidR="000A0DE6" w:rsidRPr="000F3C88" w:rsidRDefault="00000000">
      <w:pPr>
        <w:spacing w:after="40"/>
        <w:jc w:val="center"/>
        <w:rPr>
          <w:rFonts w:ascii="Times New Roman" w:hAnsi="Times New Roman" w:cs="Times New Roman"/>
        </w:rPr>
      </w:pPr>
      <w:r w:rsidRPr="000F3C88">
        <w:rPr>
          <w:rFonts w:ascii="Times New Roman" w:hAnsi="Times New Roman" w:cs="Times New Roman"/>
        </w:rPr>
        <w:t>Prepared for: Executive Leadership, SCDES</w:t>
      </w:r>
    </w:p>
    <w:p w14:paraId="30EFB9F0" w14:textId="77777777" w:rsidR="000A0DE6" w:rsidRPr="000F3C88" w:rsidRDefault="00000000">
      <w:pPr>
        <w:spacing w:after="40"/>
        <w:jc w:val="center"/>
        <w:rPr>
          <w:rFonts w:ascii="Times New Roman" w:hAnsi="Times New Roman" w:cs="Times New Roman"/>
        </w:rPr>
      </w:pPr>
      <w:r w:rsidRPr="000F3C88">
        <w:rPr>
          <w:rFonts w:ascii="Times New Roman" w:hAnsi="Times New Roman" w:cs="Times New Roman"/>
        </w:rPr>
        <w:t>Prepared by: Brett Butz, Artificial Intelligence Strategist</w:t>
      </w:r>
    </w:p>
    <w:p w14:paraId="77BCF7DD" w14:textId="018968F6" w:rsidR="000A0DE6" w:rsidRPr="000F3C88" w:rsidRDefault="00000000">
      <w:pPr>
        <w:spacing w:after="40"/>
        <w:jc w:val="center"/>
        <w:rPr>
          <w:rFonts w:ascii="Times New Roman" w:hAnsi="Times New Roman" w:cs="Times New Roman"/>
        </w:rPr>
      </w:pPr>
      <w:r w:rsidRPr="000F3C88">
        <w:rPr>
          <w:rFonts w:ascii="Times New Roman" w:hAnsi="Times New Roman" w:cs="Times New Roman"/>
        </w:rPr>
        <w:t xml:space="preserve">Status: Draft for Review  |  </w:t>
      </w:r>
      <w:r w:rsidR="009511B1" w:rsidRPr="000F3C88">
        <w:rPr>
          <w:rFonts w:ascii="Times New Roman" w:hAnsi="Times New Roman" w:cs="Times New Roman"/>
        </w:rPr>
        <w:t>14 July 2026</w:t>
      </w:r>
    </w:p>
    <w:p w14:paraId="277DC4A9" w14:textId="77777777" w:rsidR="000A0DE6" w:rsidRPr="000F3C88" w:rsidRDefault="00000000">
      <w:pPr>
        <w:rPr>
          <w:rFonts w:ascii="Times New Roman" w:hAnsi="Times New Roman" w:cs="Times New Roman"/>
        </w:rPr>
      </w:pPr>
      <w:r w:rsidRPr="000F3C88">
        <w:rPr>
          <w:rFonts w:ascii="Times New Roman" w:hAnsi="Times New Roman" w:cs="Times New Roman"/>
        </w:rPr>
        <w:br w:type="page"/>
      </w:r>
    </w:p>
    <w:p w14:paraId="1EEE461D" w14:textId="77777777" w:rsidR="000A0DE6" w:rsidRPr="000F3C88" w:rsidRDefault="00000000">
      <w:pPr>
        <w:spacing w:after="240"/>
        <w:rPr>
          <w:rFonts w:ascii="Times New Roman" w:hAnsi="Times New Roman" w:cs="Times New Roman"/>
        </w:rPr>
      </w:pPr>
      <w:r w:rsidRPr="000F3C88">
        <w:rPr>
          <w:rFonts w:ascii="Times New Roman" w:hAnsi="Times New Roman" w:cs="Times New Roman"/>
          <w:b/>
          <w:color w:val="1F3864"/>
          <w:sz w:val="32"/>
        </w:rPr>
        <w:lastRenderedPageBreak/>
        <w:t>Table of Contents</w:t>
      </w:r>
    </w:p>
    <w:p w14:paraId="36047B49" w14:textId="77777777" w:rsidR="000A0DE6" w:rsidRPr="000F3C88" w:rsidRDefault="00000000">
      <w:pPr>
        <w:rPr>
          <w:rFonts w:ascii="Times New Roman" w:hAnsi="Times New Roman" w:cs="Times New Roman"/>
        </w:rPr>
      </w:pPr>
      <w:r w:rsidRPr="000F3C88">
        <w:rPr>
          <w:rFonts w:ascii="Times New Roman" w:hAnsi="Times New Roman" w:cs="Times New Roman"/>
        </w:rPr>
        <w:fldChar w:fldCharType="begin"/>
      </w:r>
      <w:r w:rsidRPr="000F3C88">
        <w:rPr>
          <w:rFonts w:ascii="Times New Roman" w:hAnsi="Times New Roman" w:cs="Times New Roman"/>
        </w:rPr>
        <w:instrText xml:space="preserve"> TOC \o "1-3" \h \z \u </w:instrText>
      </w:r>
      <w:r w:rsidRPr="000F3C88">
        <w:rPr>
          <w:rFonts w:ascii="Times New Roman" w:hAnsi="Times New Roman" w:cs="Times New Roman"/>
        </w:rPr>
        <w:fldChar w:fldCharType="separate"/>
      </w:r>
      <w:r w:rsidRPr="000F3C88">
        <w:rPr>
          <w:rFonts w:ascii="Times New Roman" w:hAnsi="Times New Roman" w:cs="Times New Roman"/>
        </w:rPr>
        <w:t>Table of contents — right-click and select 'Update Field' in Word to populate.</w:t>
      </w:r>
      <w:r w:rsidRPr="000F3C88">
        <w:rPr>
          <w:rFonts w:ascii="Times New Roman" w:hAnsi="Times New Roman" w:cs="Times New Roman"/>
        </w:rPr>
        <w:fldChar w:fldCharType="end"/>
      </w:r>
    </w:p>
    <w:p w14:paraId="64FA7490" w14:textId="77777777" w:rsidR="000A0DE6" w:rsidRPr="000F3C88" w:rsidRDefault="00000000">
      <w:pPr>
        <w:rPr>
          <w:rFonts w:ascii="Times New Roman" w:hAnsi="Times New Roman" w:cs="Times New Roman"/>
        </w:rPr>
      </w:pPr>
      <w:r w:rsidRPr="000F3C88">
        <w:rPr>
          <w:rFonts w:ascii="Times New Roman" w:hAnsi="Times New Roman" w:cs="Times New Roman"/>
        </w:rPr>
        <w:br w:type="page"/>
      </w:r>
    </w:p>
    <w:p w14:paraId="7756985E"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lastRenderedPageBreak/>
        <w:t>1. Purpose and Relationship to the Governance Framework</w:t>
      </w:r>
    </w:p>
    <w:p w14:paraId="5020491B" w14:textId="1DF00D64" w:rsidR="000A0DE6" w:rsidRPr="000F3C88" w:rsidRDefault="00000000">
      <w:pPr>
        <w:rPr>
          <w:rFonts w:ascii="Times New Roman" w:hAnsi="Times New Roman" w:cs="Times New Roman"/>
        </w:rPr>
      </w:pPr>
      <w:r w:rsidRPr="000F3C88">
        <w:rPr>
          <w:rFonts w:ascii="Times New Roman" w:hAnsi="Times New Roman" w:cs="Times New Roman"/>
        </w:rPr>
        <w:t>This Operations Manual is the procedural companion to the SCDES Enterprise AI Governance Framework. Where the Governance Framework states a rule, this Operations Manual states how the rule is carried out. Where the Governance Framework cites this Manual, the cross-reference is to the procedural detail required to carry out the corresponding rule.</w:t>
      </w:r>
    </w:p>
    <w:p w14:paraId="01A16D80" w14:textId="533FA8C8" w:rsidR="000A0DE6" w:rsidRPr="000F3C88" w:rsidRDefault="00000000">
      <w:pPr>
        <w:rPr>
          <w:rFonts w:ascii="Times New Roman" w:hAnsi="Times New Roman" w:cs="Times New Roman"/>
        </w:rPr>
      </w:pPr>
      <w:r w:rsidRPr="000F3C88">
        <w:rPr>
          <w:rFonts w:ascii="Times New Roman" w:hAnsi="Times New Roman" w:cs="Times New Roman"/>
        </w:rPr>
        <w:t xml:space="preserve">This Manual is owned by the </w:t>
      </w:r>
      <w:r w:rsidR="009511B1" w:rsidRPr="000F3C88">
        <w:rPr>
          <w:rFonts w:ascii="Times New Roman" w:hAnsi="Times New Roman" w:cs="Times New Roman"/>
        </w:rPr>
        <w:t xml:space="preserve">Office of Technology, via the </w:t>
      </w:r>
      <w:r w:rsidRPr="000F3C88">
        <w:rPr>
          <w:rFonts w:ascii="Times New Roman" w:hAnsi="Times New Roman" w:cs="Times New Roman"/>
        </w:rPr>
        <w:t xml:space="preserve">Chief Technology Officer. Procedures set forth in this Manual may be revised by the CTO to reflect operational experience, vendor change, technology change, or workload realities, provided that any revision remains consistent with the rules established in the Governance Framework. Revisions to this Manual do not require Council amendment or Director approval, but the </w:t>
      </w:r>
      <w:r w:rsidR="009511B1" w:rsidRPr="000F3C88">
        <w:rPr>
          <w:rFonts w:ascii="Times New Roman" w:hAnsi="Times New Roman" w:cs="Times New Roman"/>
        </w:rPr>
        <w:t>CTO</w:t>
      </w:r>
      <w:r w:rsidRPr="000F3C88">
        <w:rPr>
          <w:rFonts w:ascii="Times New Roman" w:hAnsi="Times New Roman" w:cs="Times New Roman"/>
        </w:rPr>
        <w:t xml:space="preserve"> shall report material revisions to the AI Governance Council at its next regular meeting and shall notify Bureau Chiefs and the Office of General Counsel of any change that affects program operations.</w:t>
      </w:r>
    </w:p>
    <w:p w14:paraId="28F26F10" w14:textId="4C3AD074" w:rsidR="000A0DE6" w:rsidRPr="000F3C88" w:rsidRDefault="00000000">
      <w:pPr>
        <w:rPr>
          <w:rFonts w:ascii="Times New Roman" w:hAnsi="Times New Roman" w:cs="Times New Roman"/>
        </w:rPr>
      </w:pPr>
      <w:r w:rsidRPr="000F3C88">
        <w:rPr>
          <w:rFonts w:ascii="Times New Roman" w:hAnsi="Times New Roman" w:cs="Times New Roman"/>
        </w:rPr>
        <w:t>Where a procedure in this Manual cannot be carried out consistently with the corresponding rule in the Governance Framework, the rule controls and the procedure shall be revised. Where a procedural ambiguity arises that the Manual does not resolve, the matter shall be referred to the AI Governance Council.</w:t>
      </w:r>
    </w:p>
    <w:p w14:paraId="779B8F0E"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1A. Relationship to the Agency Artificial Intelligence Policy</w:t>
      </w:r>
    </w:p>
    <w:p w14:paraId="25CBF40D" w14:textId="04187B1F" w:rsidR="000A0DE6" w:rsidRPr="000F3C88" w:rsidRDefault="00000000">
      <w:pPr>
        <w:rPr>
          <w:rFonts w:ascii="Times New Roman" w:hAnsi="Times New Roman" w:cs="Times New Roman"/>
        </w:rPr>
      </w:pPr>
      <w:r w:rsidRPr="000F3C88">
        <w:rPr>
          <w:rFonts w:ascii="Times New Roman" w:hAnsi="Times New Roman" w:cs="Times New Roman"/>
        </w:rPr>
        <w:t>The SCDES Artificial Intelligence Policy adopted in July 2025 (the "Agency AI Policy") establishes the operational rules governing employee acceptable use of AI tools, including authorized data inputs, the maintenance of an authorized tool list, employee monitoring, policy exceptions, and disciplinary consequences. The Agency AI Policy operates concurrently with this Manual and remains in effect under the authority of the CISDO and the CTO, consistent with Section 6B of the SCDES AI Governance Framework.</w:t>
      </w:r>
    </w:p>
    <w:p w14:paraId="1C5E5E6E" w14:textId="45CD1605" w:rsidR="000A0DE6" w:rsidRPr="000F3C88" w:rsidRDefault="00000000">
      <w:pPr>
        <w:rPr>
          <w:rFonts w:ascii="Times New Roman" w:hAnsi="Times New Roman" w:cs="Times New Roman"/>
        </w:rPr>
      </w:pPr>
      <w:r w:rsidRPr="000F3C88">
        <w:rPr>
          <w:rFonts w:ascii="Times New Roman" w:hAnsi="Times New Roman" w:cs="Times New Roman"/>
        </w:rPr>
        <w:t>The Agency Director</w:t>
      </w:r>
      <w:r w:rsidR="009511B1" w:rsidRPr="000F3C88">
        <w:rPr>
          <w:rFonts w:ascii="Times New Roman" w:hAnsi="Times New Roman" w:cs="Times New Roman"/>
        </w:rPr>
        <w:t xml:space="preserve"> </w:t>
      </w:r>
      <w:r w:rsidRPr="000F3C88">
        <w:rPr>
          <w:rFonts w:ascii="Times New Roman" w:hAnsi="Times New Roman" w:cs="Times New Roman"/>
        </w:rPr>
        <w:t xml:space="preserve">and the CTO retain authority to revise the Agency AI Policy, to expand or restrict the list of authorized AI tools, to issue interim guidance on acceptable use, </w:t>
      </w:r>
      <w:r w:rsidR="009511B1" w:rsidRPr="000F3C88">
        <w:rPr>
          <w:rFonts w:ascii="Times New Roman" w:hAnsi="Times New Roman" w:cs="Times New Roman"/>
        </w:rPr>
        <w:t xml:space="preserve">and </w:t>
      </w:r>
      <w:r w:rsidRPr="000F3C88">
        <w:rPr>
          <w:rFonts w:ascii="Times New Roman" w:hAnsi="Times New Roman" w:cs="Times New Roman"/>
        </w:rPr>
        <w:t>to grant or revoke individual policy exceptions</w:t>
      </w:r>
      <w:r w:rsidR="009511B1" w:rsidRPr="000F3C88">
        <w:rPr>
          <w:rFonts w:ascii="Times New Roman" w:hAnsi="Times New Roman" w:cs="Times New Roman"/>
        </w:rPr>
        <w:t xml:space="preserve">. </w:t>
      </w:r>
      <w:r w:rsidRPr="000F3C88">
        <w:rPr>
          <w:rFonts w:ascii="Times New Roman" w:hAnsi="Times New Roman" w:cs="Times New Roman"/>
        </w:rPr>
        <w:t>Revisions to the Agency AI Policy that have a material effect on the operation of the Governance Framework or this Manual shall be coordinated with the AI Governance Council at its next regular meeting.</w:t>
      </w:r>
    </w:p>
    <w:p w14:paraId="6B597547" w14:textId="77777777" w:rsidR="000A0DE6" w:rsidRPr="000F3C88" w:rsidRDefault="00000000">
      <w:pPr>
        <w:rPr>
          <w:rFonts w:ascii="Times New Roman" w:hAnsi="Times New Roman" w:cs="Times New Roman"/>
        </w:rPr>
      </w:pPr>
      <w:r w:rsidRPr="000F3C88">
        <w:rPr>
          <w:rFonts w:ascii="Times New Roman" w:hAnsi="Times New Roman" w:cs="Times New Roman"/>
        </w:rPr>
        <w:t>Where this Manual cross-references a procedure that is also addressed by the Agency AI Policy, the more stringent standard controls. Where an apparent conflict cannot be resolved by reference to the more stringent standard, the matter shall be referred to the AI Governance Council for determination.</w:t>
      </w:r>
    </w:p>
    <w:p w14:paraId="61F52465"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2. Definitions and Cross-Referenced Authority</w:t>
      </w:r>
    </w:p>
    <w:p w14:paraId="54F64E72" w14:textId="17871C80" w:rsidR="00E53CA6" w:rsidRPr="000F3C88" w:rsidRDefault="00000000">
      <w:pPr>
        <w:rPr>
          <w:rFonts w:ascii="Times New Roman" w:hAnsi="Times New Roman" w:cs="Times New Roman"/>
        </w:rPr>
      </w:pPr>
      <w:r w:rsidRPr="000F3C88">
        <w:rPr>
          <w:rFonts w:ascii="Times New Roman" w:hAnsi="Times New Roman" w:cs="Times New Roman"/>
        </w:rPr>
        <w:t xml:space="preserve">Defined terms used in this Manual carry the meanings assigned by Section 3 of the SCDES AI Governance Framework. Where this Manual refers to a "rule" or to a "requirement," the reference is to the substantive obligation established by the Governance Framework; where this Manual refers to a "procedure," the reference is to the operational implementation set forth herein. This Manual's operational tools are organized as Appendices A through N to this Manual: </w:t>
      </w:r>
    </w:p>
    <w:p w14:paraId="432966B1" w14:textId="77777777" w:rsidR="00E53CA6" w:rsidRPr="000F3C88" w:rsidRDefault="00E53CA6">
      <w:pPr>
        <w:rPr>
          <w:rFonts w:ascii="Times New Roman" w:hAnsi="Times New Roman" w:cs="Times New Roman"/>
        </w:rPr>
      </w:pPr>
    </w:p>
    <w:p w14:paraId="0D861DB7" w14:textId="77777777" w:rsidR="00E53CA6" w:rsidRPr="000F3C88" w:rsidRDefault="00000000"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A (Use Case Taxonomy), </w:t>
      </w:r>
    </w:p>
    <w:p w14:paraId="33E35BDB" w14:textId="0406CCDC"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B (Risk Classification Matrix), </w:t>
      </w:r>
    </w:p>
    <w:p w14:paraId="3D0640E7" w14:textId="252C988A"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C (AI System Registry), </w:t>
      </w:r>
    </w:p>
    <w:p w14:paraId="4CC4AFF6" w14:textId="6F13C546"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D (Data Readiness Assessment), </w:t>
      </w:r>
    </w:p>
    <w:p w14:paraId="69A9A807" w14:textId="34FF1EF8"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E (Vendor AI Disclosure), </w:t>
      </w:r>
    </w:p>
    <w:p w14:paraId="11CA91C6" w14:textId="3C7F52D2"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F (Community Impact Screening Checklist), </w:t>
      </w:r>
    </w:p>
    <w:p w14:paraId="76C24E50" w14:textId="3BB39158"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G (Project Intake Form), </w:t>
      </w:r>
    </w:p>
    <w:p w14:paraId="0CEF68AD" w14:textId="6E7A5D7A"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H (Gate Review Checklists), </w:t>
      </w:r>
    </w:p>
    <w:p w14:paraId="36A74709" w14:textId="104C260D"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I (Technology and Contract Capability Survey), </w:t>
      </w:r>
    </w:p>
    <w:p w14:paraId="6D1463C3" w14:textId="7D8E8FE8"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J (Standardized Evaluation Methodology, including Stopping Rules), </w:t>
      </w:r>
    </w:p>
    <w:p w14:paraId="4C9ACBAD" w14:textId="1746CAE7"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K (AI System Model Card), </w:t>
      </w:r>
    </w:p>
    <w:p w14:paraId="1DDE0D88" w14:textId="449272A0"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L (AI Incident Report Form), </w:t>
      </w:r>
    </w:p>
    <w:p w14:paraId="77DC6916" w14:textId="72E75471" w:rsidR="00E53CA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 xml:space="preserve">Appendix M (Table of Authorities), and </w:t>
      </w:r>
    </w:p>
    <w:p w14:paraId="14821D6C" w14:textId="1174890A" w:rsidR="000A0DE6" w:rsidRPr="000F3C88" w:rsidRDefault="00E53CA6" w:rsidP="00E53CA6">
      <w:pPr>
        <w:pStyle w:val="ListParagraph"/>
        <w:numPr>
          <w:ilvl w:val="0"/>
          <w:numId w:val="10"/>
        </w:numPr>
        <w:rPr>
          <w:rFonts w:ascii="Times New Roman" w:hAnsi="Times New Roman" w:cs="Times New Roman"/>
        </w:rPr>
      </w:pPr>
      <w:r w:rsidRPr="000F3C88">
        <w:rPr>
          <w:rFonts w:ascii="Times New Roman" w:hAnsi="Times New Roman" w:cs="Times New Roman"/>
        </w:rPr>
        <w:t>Appendix N (Council Operating Procedures).</w:t>
      </w:r>
    </w:p>
    <w:p w14:paraId="5EAF6CD5"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3. Council Operations and Decision Workflow</w:t>
      </w:r>
    </w:p>
    <w:p w14:paraId="0AEF14DA" w14:textId="77777777" w:rsidR="000A0DE6" w:rsidRPr="000F3C88" w:rsidRDefault="00000000">
      <w:pPr>
        <w:rPr>
          <w:rFonts w:ascii="Times New Roman" w:hAnsi="Times New Roman" w:cs="Times New Roman"/>
        </w:rPr>
      </w:pPr>
      <w:r w:rsidRPr="000F3C88">
        <w:rPr>
          <w:rFonts w:ascii="Times New Roman" w:hAnsi="Times New Roman" w:cs="Times New Roman"/>
        </w:rPr>
        <w:t>This Section establishes the Council decision tiers used to route governance actions. The Council decision tiers (Tier A, Tier B, and Tier C) implement the three-tier risk matrix under Section 6.1 of the Governance Framework and are distinct from the project risk classification (Low, Moderate, or High Risk) under Section 7 of the Governance Framework and from the vendor AI disclosure tiers (Tier 1 through Tier 4) under Section 9 of this Manual.</w:t>
      </w:r>
    </w:p>
    <w:p w14:paraId="02AED679" w14:textId="4C3E4E63"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3.1 Meeting Cadence and Notice </w:t>
      </w:r>
    </w:p>
    <w:p w14:paraId="10FFB123" w14:textId="355D1937"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The AI Governance Council shall convene no less frequently than quarterly. The </w:t>
      </w:r>
      <w:r w:rsidR="00E53CA6" w:rsidRPr="000F3C88">
        <w:rPr>
          <w:rFonts w:ascii="Times New Roman" w:hAnsi="Times New Roman" w:cs="Times New Roman"/>
        </w:rPr>
        <w:t>CTO</w:t>
      </w:r>
      <w:r w:rsidRPr="000F3C88">
        <w:rPr>
          <w:rFonts w:ascii="Times New Roman" w:hAnsi="Times New Roman" w:cs="Times New Roman"/>
        </w:rPr>
        <w:t xml:space="preserve"> shall propose the annual meeting schedule for adoption by the Council at the first regular meeting of each calendar year. Notice of regular meetings shall be circulated by the </w:t>
      </w:r>
      <w:r w:rsidR="00E53CA6" w:rsidRPr="000F3C88">
        <w:rPr>
          <w:rFonts w:ascii="Times New Roman" w:hAnsi="Times New Roman" w:cs="Times New Roman"/>
        </w:rPr>
        <w:t>CTO</w:t>
      </w:r>
      <w:r w:rsidRPr="000F3C88">
        <w:rPr>
          <w:rFonts w:ascii="Times New Roman" w:hAnsi="Times New Roman" w:cs="Times New Roman"/>
        </w:rPr>
        <w:t xml:space="preserve"> no fewer than ten business days in advance, with the proposed agenda, the Council package, and the proposed disposition for each item. Notice of ad hoc sessions, including sessions to address Level 2 or Level 3 incidents, may be issued on shorter notice consistent with the urgency of the matter, pursuant to the operating-procedures delegation in Section 6.1 of the SCDES AI Governance Framework.</w:t>
      </w:r>
    </w:p>
    <w:p w14:paraId="651AEB10" w14:textId="21E8BCA7" w:rsidR="00E53CA6" w:rsidRPr="000F3C88" w:rsidRDefault="00000000">
      <w:pPr>
        <w:pStyle w:val="Heading2"/>
        <w:rPr>
          <w:rFonts w:ascii="Times New Roman" w:hAnsi="Times New Roman" w:cs="Times New Roman"/>
        </w:rPr>
      </w:pPr>
      <w:r w:rsidRPr="000F3C88">
        <w:rPr>
          <w:rFonts w:ascii="Times New Roman" w:hAnsi="Times New Roman" w:cs="Times New Roman"/>
        </w:rPr>
        <w:t>3.2 Council Package</w:t>
      </w:r>
    </w:p>
    <w:p w14:paraId="3C3B3932" w14:textId="6185CD1E" w:rsidR="000A0DE6" w:rsidRPr="000F3C88" w:rsidRDefault="00000000" w:rsidP="00E53CA6">
      <w:pPr>
        <w:rPr>
          <w:rFonts w:ascii="Times New Roman" w:hAnsi="Times New Roman" w:cs="Times New Roman"/>
        </w:rPr>
      </w:pPr>
      <w:r w:rsidRPr="000F3C88">
        <w:rPr>
          <w:rFonts w:ascii="Times New Roman" w:hAnsi="Times New Roman" w:cs="Times New Roman"/>
        </w:rPr>
        <w:t>The Council package for each regular meeting shall include, at minimum: an updated AI System Registry snapshot; a status report on each project then advancing through a gate; the report of Tier A and Tier B decisions taken since the prior meeting and now coming forward for ratification; any incident reports from the prior quarter; any vendor change-management notifications received under Section 10 of this Manual; and any matter referred to the Council by the Director, the CTO, the AI Strategist, General Counsel, the CISDO, or a Bureau Chief.</w:t>
      </w:r>
    </w:p>
    <w:p w14:paraId="76159192" w14:textId="03927037" w:rsidR="00E53CA6" w:rsidRPr="000F3C88" w:rsidRDefault="00000000" w:rsidP="000F3C88">
      <w:pPr>
        <w:pStyle w:val="Heading3"/>
        <w:rPr>
          <w:rFonts w:ascii="Times New Roman" w:hAnsi="Times New Roman" w:cs="Times New Roman"/>
        </w:rPr>
      </w:pPr>
      <w:r w:rsidRPr="000F3C88">
        <w:rPr>
          <w:rFonts w:ascii="Times New Roman" w:hAnsi="Times New Roman" w:cs="Times New Roman"/>
        </w:rPr>
        <w:lastRenderedPageBreak/>
        <w:t>3.</w:t>
      </w:r>
      <w:r w:rsidR="000F3C88" w:rsidRPr="000F3C88">
        <w:rPr>
          <w:rFonts w:ascii="Times New Roman" w:hAnsi="Times New Roman" w:cs="Times New Roman"/>
        </w:rPr>
        <w:t>2A</w:t>
      </w:r>
      <w:r w:rsidRPr="000F3C88">
        <w:rPr>
          <w:rFonts w:ascii="Times New Roman" w:hAnsi="Times New Roman" w:cs="Times New Roman"/>
        </w:rPr>
        <w:t xml:space="preserve"> </w:t>
      </w:r>
      <w:r w:rsidR="000F3C88">
        <w:rPr>
          <w:rFonts w:ascii="Times New Roman" w:hAnsi="Times New Roman" w:cs="Times New Roman"/>
        </w:rPr>
        <w:t xml:space="preserve">- </w:t>
      </w:r>
      <w:r w:rsidRPr="000F3C88">
        <w:rPr>
          <w:rFonts w:ascii="Times New Roman" w:hAnsi="Times New Roman" w:cs="Times New Roman"/>
        </w:rPr>
        <w:t xml:space="preserve">Tier A Workflow </w:t>
      </w:r>
    </w:p>
    <w:p w14:paraId="470E16D2" w14:textId="78493CFC"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For Tier A administrative decisions, the Chief Technology Officer acts unilaterally and records the decision in the Registry or in the project file, as applicable. The </w:t>
      </w:r>
      <w:r w:rsidR="00E53CA6" w:rsidRPr="000F3C88">
        <w:rPr>
          <w:rFonts w:ascii="Times New Roman" w:hAnsi="Times New Roman" w:cs="Times New Roman"/>
        </w:rPr>
        <w:t>CTO</w:t>
      </w:r>
      <w:r w:rsidRPr="000F3C88">
        <w:rPr>
          <w:rFonts w:ascii="Times New Roman" w:hAnsi="Times New Roman" w:cs="Times New Roman"/>
        </w:rPr>
        <w:t xml:space="preserve"> consolidates Tier A decisions for each quarter into a report appended to the Council package and presents the report at the next regular meeting for the record. The Council may, on any Tier A decision, direct that the decision be revisited at the higher tier, in which case the decision is treated as provisional pending Council review.</w:t>
      </w:r>
    </w:p>
    <w:p w14:paraId="29C9070B" w14:textId="7E034E74" w:rsidR="00E53CA6" w:rsidRPr="000F3C88" w:rsidRDefault="00000000" w:rsidP="000F3C88">
      <w:pPr>
        <w:pStyle w:val="Heading3"/>
        <w:rPr>
          <w:rFonts w:ascii="Times New Roman" w:hAnsi="Times New Roman" w:cs="Times New Roman"/>
        </w:rPr>
      </w:pPr>
      <w:r w:rsidRPr="000F3C88">
        <w:rPr>
          <w:rFonts w:ascii="Times New Roman" w:hAnsi="Times New Roman" w:cs="Times New Roman"/>
        </w:rPr>
        <w:t>3.</w:t>
      </w:r>
      <w:r w:rsidR="000F3C88" w:rsidRPr="000F3C88">
        <w:rPr>
          <w:rFonts w:ascii="Times New Roman" w:hAnsi="Times New Roman" w:cs="Times New Roman"/>
        </w:rPr>
        <w:t>2B -</w:t>
      </w:r>
      <w:r w:rsidRPr="000F3C88">
        <w:rPr>
          <w:rFonts w:ascii="Times New Roman" w:hAnsi="Times New Roman" w:cs="Times New Roman"/>
        </w:rPr>
        <w:t xml:space="preserve"> Tier B Workflow</w:t>
      </w:r>
    </w:p>
    <w:p w14:paraId="028E4019" w14:textId="17A732CC"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For Tier B operational decisions, the </w:t>
      </w:r>
      <w:r w:rsidR="00E53CA6" w:rsidRPr="000F3C88">
        <w:rPr>
          <w:rFonts w:ascii="Times New Roman" w:hAnsi="Times New Roman" w:cs="Times New Roman"/>
        </w:rPr>
        <w:t>CTO</w:t>
      </w:r>
      <w:r w:rsidRPr="000F3C88">
        <w:rPr>
          <w:rFonts w:ascii="Times New Roman" w:hAnsi="Times New Roman" w:cs="Times New Roman"/>
        </w:rPr>
        <w:t xml:space="preserve"> circulates the proposed decision by email to all four Council members, with a deadline for written concurrence of seventy-two hours from issuance. The </w:t>
      </w:r>
      <w:r w:rsidR="00E53CA6" w:rsidRPr="000F3C88">
        <w:rPr>
          <w:rFonts w:ascii="Times New Roman" w:hAnsi="Times New Roman" w:cs="Times New Roman"/>
        </w:rPr>
        <w:t>CTO</w:t>
      </w:r>
      <w:r w:rsidRPr="000F3C88">
        <w:rPr>
          <w:rFonts w:ascii="Times New Roman" w:hAnsi="Times New Roman" w:cs="Times New Roman"/>
        </w:rPr>
        <w:t xml:space="preserve"> shall track responses a</w:t>
      </w:r>
      <w:r w:rsidR="000F3C88">
        <w:rPr>
          <w:rFonts w:ascii="Times New Roman" w:hAnsi="Times New Roman" w:cs="Times New Roman"/>
        </w:rPr>
        <w:t xml:space="preserve">nd </w:t>
      </w:r>
      <w:r w:rsidRPr="000F3C88">
        <w:rPr>
          <w:rFonts w:ascii="Times New Roman" w:hAnsi="Times New Roman" w:cs="Times New Roman"/>
        </w:rPr>
        <w:t>shall issue the decision in writing and record it in the Registry or project file. The decision is presented at the next regular meeting for ratification. Where a Council member objects to a Tier B decision, the decision is held and the matter is referred to the next regular meeting or to a specially convened session.</w:t>
      </w:r>
    </w:p>
    <w:p w14:paraId="10F6CD60" w14:textId="5FE5C587" w:rsidR="00E53CA6" w:rsidRPr="000F3C88" w:rsidRDefault="00000000" w:rsidP="000F3C88">
      <w:pPr>
        <w:pStyle w:val="Heading3"/>
        <w:rPr>
          <w:rFonts w:ascii="Times New Roman" w:hAnsi="Times New Roman" w:cs="Times New Roman"/>
        </w:rPr>
      </w:pPr>
      <w:r w:rsidRPr="000F3C88">
        <w:rPr>
          <w:rFonts w:ascii="Times New Roman" w:hAnsi="Times New Roman" w:cs="Times New Roman"/>
        </w:rPr>
        <w:t>3.</w:t>
      </w:r>
      <w:r w:rsidR="000F3C88" w:rsidRPr="000F3C88">
        <w:rPr>
          <w:rFonts w:ascii="Times New Roman" w:hAnsi="Times New Roman" w:cs="Times New Roman"/>
        </w:rPr>
        <w:t>2C -</w:t>
      </w:r>
      <w:r w:rsidRPr="000F3C88">
        <w:rPr>
          <w:rFonts w:ascii="Times New Roman" w:hAnsi="Times New Roman" w:cs="Times New Roman"/>
        </w:rPr>
        <w:t xml:space="preserve"> Tier C Workflow</w:t>
      </w:r>
    </w:p>
    <w:p w14:paraId="263DAF56" w14:textId="4F9D2E18"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For Tier C strategic decisions, the matter is placed on the agenda of a convened meeting. The </w:t>
      </w:r>
      <w:r w:rsidR="00E53CA6" w:rsidRPr="000F3C88">
        <w:rPr>
          <w:rFonts w:ascii="Times New Roman" w:hAnsi="Times New Roman" w:cs="Times New Roman"/>
        </w:rPr>
        <w:t>CTO</w:t>
      </w:r>
      <w:r w:rsidRPr="000F3C88">
        <w:rPr>
          <w:rFonts w:ascii="Times New Roman" w:hAnsi="Times New Roman" w:cs="Times New Roman"/>
        </w:rPr>
        <w:t xml:space="preserve"> circulates the supporting materials no fewer than five business days in advance. The decision is taken by consensus of all four standing members. Where consensus cannot be reached, the matter is deferred to a subsequent session unless time-sensitivity requires a decision by the Director in the Director's capacity as Council Chair under Section 6.1 of the SCDES AI Governance Framework, in which case the rationale and any minority views are entered into the administrative record by the </w:t>
      </w:r>
      <w:r w:rsidR="00E53CA6" w:rsidRPr="000F3C88">
        <w:rPr>
          <w:rFonts w:ascii="Times New Roman" w:hAnsi="Times New Roman" w:cs="Times New Roman"/>
        </w:rPr>
        <w:t>CTO</w:t>
      </w:r>
      <w:r w:rsidRPr="000F3C88">
        <w:rPr>
          <w:rFonts w:ascii="Times New Roman" w:hAnsi="Times New Roman" w:cs="Times New Roman"/>
        </w:rPr>
        <w:t>.</w:t>
      </w:r>
    </w:p>
    <w:p w14:paraId="277C4F30" w14:textId="5BFE23C3"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Where the </w:t>
      </w:r>
      <w:r w:rsidR="00E53CA6" w:rsidRPr="000F3C88">
        <w:rPr>
          <w:rFonts w:ascii="Times New Roman" w:hAnsi="Times New Roman" w:cs="Times New Roman"/>
        </w:rPr>
        <w:t>CTO</w:t>
      </w:r>
      <w:r w:rsidRPr="000F3C88">
        <w:rPr>
          <w:rFonts w:ascii="Times New Roman" w:hAnsi="Times New Roman" w:cs="Times New Roman"/>
        </w:rPr>
        <w:t xml:space="preserve"> is uncertain whether a matter is Tier A, Tier B, or Tier C, the matter shall be escalated to the higher tier.</w:t>
      </w:r>
    </w:p>
    <w:p w14:paraId="2A97409D" w14:textId="0C9475E9" w:rsidR="00E53CA6" w:rsidRPr="000F3C88" w:rsidRDefault="00000000">
      <w:pPr>
        <w:pStyle w:val="Heading2"/>
        <w:rPr>
          <w:rFonts w:ascii="Times New Roman" w:hAnsi="Times New Roman" w:cs="Times New Roman"/>
        </w:rPr>
      </w:pPr>
      <w:r w:rsidRPr="000F3C88">
        <w:rPr>
          <w:rFonts w:ascii="Times New Roman" w:hAnsi="Times New Roman" w:cs="Times New Roman"/>
        </w:rPr>
        <w:t>3.</w:t>
      </w:r>
      <w:r w:rsidR="000F3C88">
        <w:rPr>
          <w:rFonts w:ascii="Times New Roman" w:hAnsi="Times New Roman" w:cs="Times New Roman"/>
        </w:rPr>
        <w:t>3</w:t>
      </w:r>
      <w:r w:rsidRPr="000F3C88">
        <w:rPr>
          <w:rFonts w:ascii="Times New Roman" w:hAnsi="Times New Roman" w:cs="Times New Roman"/>
        </w:rPr>
        <w:t xml:space="preserve"> Council Operating Procedures </w:t>
      </w:r>
    </w:p>
    <w:p w14:paraId="66F69FDB" w14:textId="3FAECFE6" w:rsidR="000A0DE6" w:rsidRPr="000F3C88" w:rsidRDefault="00000000" w:rsidP="00E53CA6">
      <w:pPr>
        <w:rPr>
          <w:rFonts w:ascii="Times New Roman" w:hAnsi="Times New Roman" w:cs="Times New Roman"/>
        </w:rPr>
      </w:pPr>
      <w:r w:rsidRPr="000F3C88">
        <w:rPr>
          <w:rFonts w:ascii="Times New Roman" w:hAnsi="Times New Roman" w:cs="Times New Roman"/>
        </w:rPr>
        <w:t>The Council's complete operating procedures, including</w:t>
      </w:r>
      <w:r w:rsidR="000F3C88">
        <w:rPr>
          <w:rFonts w:ascii="Times New Roman" w:hAnsi="Times New Roman" w:cs="Times New Roman"/>
        </w:rPr>
        <w:t xml:space="preserve"> meeting cadence, </w:t>
      </w:r>
      <w:r w:rsidRPr="000F3C88">
        <w:rPr>
          <w:rFonts w:ascii="Times New Roman" w:hAnsi="Times New Roman" w:cs="Times New Roman"/>
        </w:rPr>
        <w:t xml:space="preserve">independent review, </w:t>
      </w:r>
      <w:r w:rsidR="000F3C88" w:rsidRPr="000F3C88">
        <w:rPr>
          <w:rFonts w:ascii="Times New Roman" w:hAnsi="Times New Roman" w:cs="Times New Roman"/>
        </w:rPr>
        <w:t>conflict of interest recusal</w:t>
      </w:r>
      <w:r w:rsidR="000F3C88">
        <w:rPr>
          <w:rFonts w:ascii="Times New Roman" w:hAnsi="Times New Roman" w:cs="Times New Roman"/>
        </w:rPr>
        <w:t xml:space="preserve">, </w:t>
      </w:r>
      <w:r w:rsidRPr="000F3C88">
        <w:rPr>
          <w:rFonts w:ascii="Times New Roman" w:hAnsi="Times New Roman" w:cs="Times New Roman"/>
        </w:rPr>
        <w:t>and decision documentation are set forth in Appendix N and shall be adopted by the Council as its first formal action upon convening.</w:t>
      </w:r>
    </w:p>
    <w:p w14:paraId="1E5F6FF9"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4. Categorical Adjustment Procedure</w:t>
      </w:r>
    </w:p>
    <w:p w14:paraId="4E576E03" w14:textId="77777777" w:rsidR="000A0DE6" w:rsidRPr="000F3C88" w:rsidRDefault="00000000">
      <w:pPr>
        <w:rPr>
          <w:rFonts w:ascii="Times New Roman" w:hAnsi="Times New Roman" w:cs="Times New Roman"/>
        </w:rPr>
      </w:pPr>
      <w:r w:rsidRPr="000F3C88">
        <w:rPr>
          <w:rFonts w:ascii="Times New Roman" w:hAnsi="Times New Roman" w:cs="Times New Roman"/>
        </w:rPr>
        <w:t>The substantive rule governing categorical adjustment of the use-case taxonomy is set forth in Section 5 of the SCDES AI Governance Framework. The voting procedure operates as follows.</w:t>
      </w:r>
    </w:p>
    <w:p w14:paraId="2BB26A41" w14:textId="333BF62A"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4.1 Trigger </w:t>
      </w:r>
    </w:p>
    <w:p w14:paraId="0B2438AB" w14:textId="533FF7E9" w:rsidR="000A0DE6" w:rsidRPr="000F3C88" w:rsidRDefault="00000000" w:rsidP="00E53CA6">
      <w:pPr>
        <w:rPr>
          <w:rFonts w:ascii="Times New Roman" w:hAnsi="Times New Roman" w:cs="Times New Roman"/>
        </w:rPr>
      </w:pPr>
      <w:r w:rsidRPr="000F3C88">
        <w:rPr>
          <w:rFonts w:ascii="Times New Roman" w:hAnsi="Times New Roman" w:cs="Times New Roman"/>
        </w:rPr>
        <w:t>A categorical adjustment vote may be initiated only after a categorical use case within Category 1 or Category 2 has completed its lifecycle through Gate 5 and been formally decommissioned from the AI System Registry under Section 23 of this Manual.</w:t>
      </w:r>
    </w:p>
    <w:p w14:paraId="6CD19576" w14:textId="409BA32B" w:rsidR="00E53CA6" w:rsidRPr="000F3C88" w:rsidRDefault="00000000">
      <w:pPr>
        <w:pStyle w:val="Heading2"/>
        <w:rPr>
          <w:rFonts w:ascii="Times New Roman" w:hAnsi="Times New Roman" w:cs="Times New Roman"/>
        </w:rPr>
      </w:pPr>
      <w:r w:rsidRPr="000F3C88">
        <w:rPr>
          <w:rFonts w:ascii="Times New Roman" w:hAnsi="Times New Roman" w:cs="Times New Roman"/>
        </w:rPr>
        <w:t>4.2 Category Illustrative Examples</w:t>
      </w:r>
    </w:p>
    <w:p w14:paraId="079EA7DB" w14:textId="591EDDE8"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Category 1 illustrative use cases include AI-assisted permit completeness review, document classification and routing, internal knowledge-base search, schedule and workload optimization, and meeting </w:t>
      </w:r>
      <w:r w:rsidRPr="000F3C88">
        <w:rPr>
          <w:rFonts w:ascii="Times New Roman" w:hAnsi="Times New Roman" w:cs="Times New Roman"/>
        </w:rPr>
        <w:lastRenderedPageBreak/>
        <w:t>summarization for internal use. Category 2 illustrative use cases include water quality trend analysis, early violation detection, risk-based inspection planning, compliance assistance tools for the regulated community, and environmental forecasting applications. Category 3 illustrative use cases include cross-program predictive analytics, integrated regulatory dashboards combining multiple data domains, and AI-supported scenario modeling for permitting strategy.</w:t>
      </w:r>
    </w:p>
    <w:p w14:paraId="4D368A28" w14:textId="7411CB61" w:rsidR="00E53CA6" w:rsidRPr="000F3C88" w:rsidRDefault="00000000">
      <w:pPr>
        <w:pStyle w:val="Heading2"/>
        <w:rPr>
          <w:rFonts w:ascii="Times New Roman" w:hAnsi="Times New Roman" w:cs="Times New Roman"/>
        </w:rPr>
      </w:pPr>
      <w:r w:rsidRPr="000F3C88">
        <w:rPr>
          <w:rFonts w:ascii="Times New Roman" w:hAnsi="Times New Roman" w:cs="Times New Roman"/>
        </w:rPr>
        <w:t>4.3 Proposed Substitution</w:t>
      </w:r>
    </w:p>
    <w:p w14:paraId="6C9A24B8" w14:textId="1033EDF1"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The AI Strategist, in consultation with the CTO and with the sponsoring Bureau Chief for the replacement use case, prepares a substitution package containing (a) the documented operational record of the candidate Category 3 use case, including all Gate 4 evidence and post-deployment review materials; (b) the documented rationale for sunsetting the prior categorical use case; (c) a proposed risk classification under Appendix B for the substituted use case as a standing categorical entry; and (d) any conditions the </w:t>
      </w:r>
      <w:r w:rsidR="00E53CA6" w:rsidRPr="000F3C88">
        <w:rPr>
          <w:rFonts w:ascii="Times New Roman" w:hAnsi="Times New Roman" w:cs="Times New Roman"/>
        </w:rPr>
        <w:t>CTO</w:t>
      </w:r>
      <w:r w:rsidRPr="000F3C88">
        <w:rPr>
          <w:rFonts w:ascii="Times New Roman" w:hAnsi="Times New Roman" w:cs="Times New Roman"/>
        </w:rPr>
        <w:t xml:space="preserve"> recommends attaching to the substitution.</w:t>
      </w:r>
    </w:p>
    <w:p w14:paraId="15F6E885" w14:textId="009CB16C" w:rsidR="00E53CA6" w:rsidRPr="000F3C88" w:rsidRDefault="00000000">
      <w:pPr>
        <w:pStyle w:val="Heading2"/>
        <w:rPr>
          <w:rFonts w:ascii="Times New Roman" w:hAnsi="Times New Roman" w:cs="Times New Roman"/>
        </w:rPr>
      </w:pPr>
      <w:r w:rsidRPr="000F3C88">
        <w:rPr>
          <w:rFonts w:ascii="Times New Roman" w:hAnsi="Times New Roman" w:cs="Times New Roman"/>
        </w:rPr>
        <w:t>4.4 Council Vote</w:t>
      </w:r>
    </w:p>
    <w:p w14:paraId="707F8E78" w14:textId="0A48627C" w:rsidR="000A0DE6" w:rsidRPr="000F3C88" w:rsidRDefault="00000000" w:rsidP="00E53CA6">
      <w:pPr>
        <w:rPr>
          <w:rFonts w:ascii="Times New Roman" w:hAnsi="Times New Roman" w:cs="Times New Roman"/>
        </w:rPr>
      </w:pPr>
      <w:r w:rsidRPr="000F3C88">
        <w:rPr>
          <w:rFonts w:ascii="Times New Roman" w:hAnsi="Times New Roman" w:cs="Times New Roman"/>
        </w:rPr>
        <w:t>The substitution package is placed on the agenda of a convened meeting as a Tier C matter. The vote requires Council consensus. The decision, the supporting rationale, and any conditions imposed are recorded in writing and appended to Appendix A.</w:t>
      </w:r>
    </w:p>
    <w:p w14:paraId="62D0A476"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4.5 Registry and Documentation. </w:t>
      </w:r>
    </w:p>
    <w:p w14:paraId="68897386" w14:textId="36512A4D" w:rsidR="000A0DE6" w:rsidRPr="000F3C88" w:rsidRDefault="00000000" w:rsidP="00E53CA6">
      <w:pPr>
        <w:rPr>
          <w:rFonts w:ascii="Times New Roman" w:hAnsi="Times New Roman" w:cs="Times New Roman"/>
        </w:rPr>
      </w:pPr>
      <w:r w:rsidRPr="000F3C88">
        <w:rPr>
          <w:rFonts w:ascii="Times New Roman" w:hAnsi="Times New Roman" w:cs="Times New Roman"/>
        </w:rPr>
        <w:t>Upon adoption of a categorical adjustment, the AI Strategist updates Appendix A and the AI System Registry to reflect the substitution within ten business days of the vote.</w:t>
      </w:r>
    </w:p>
    <w:p w14:paraId="7C21C51A"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5. Program-Level Accountability Roles</w:t>
      </w:r>
    </w:p>
    <w:p w14:paraId="36936617"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The substantive rule requiring four points of program-level accountability is set forth in Section 6.2 of the SCDES AI Governance Framework. </w:t>
      </w:r>
      <w:del w:id="0" w:author="SCDES AI Activation — Draft 2" w:date="2026-07-09T00:00:00Z">
        <w:r w:rsidRPr="000F3C88">
          <w:rPr>
            <w:rFonts w:ascii="Times New Roman" w:hAnsi="Times New Roman" w:cs="Times New Roman"/>
          </w:rPr>
          <w:delText>Each project shall, ideally, also have a representative filling each of the following roles.</w:delText>
        </w:r>
      </w:del>
      <w:ins w:id="1" w:author="SCDES AI Activation — Draft 2" w:date="2026-07-09T00:00:00Z">
        <w:r w:rsidRPr="000F3C88">
          <w:rPr>
            <w:rFonts w:ascii="Times New Roman" w:hAnsi="Times New Roman" w:cs="Times New Roman"/>
          </w:rPr>
          <w:t>Each AI project shall designate the four individuals required by Section 6.2 of the Governance Framework, where applicable: a project sponsor within the operating program; an identified contact in the Office of Technology for technical and operational matters; an identified contact in the Finance office for budget, procurement, and fiscal compliance; and an identified contact in the Office of General Counsel for legal and regulatory compliance. As the detailed role definitions delegated to this Manual, each project shall also identify the following roles.</w:t>
        </w:r>
      </w:ins>
      <w:r w:rsidRPr="000F3C88">
        <w:rPr>
          <w:rFonts w:ascii="Times New Roman" w:hAnsi="Times New Roman" w:cs="Times New Roman"/>
        </w:rPr>
        <w:t xml:space="preserve"> These roles may be held concurrently where organizational structure requires, but the accountability shall be documented in the AI System Registry, and the AI Governance Council shall approve any consolidation of roles that creates a conflict of interest or oversight gap:</w:t>
      </w:r>
    </w:p>
    <w:p w14:paraId="4FC04C8F" w14:textId="77777777" w:rsidR="000A0DE6" w:rsidRPr="000F3C88" w:rsidRDefault="00000000">
      <w:pPr>
        <w:rPr>
          <w:rFonts w:ascii="Times New Roman" w:hAnsi="Times New Roman" w:cs="Times New Roman"/>
        </w:rPr>
      </w:pPr>
      <w:r w:rsidRPr="000F3C88">
        <w:rPr>
          <w:rFonts w:ascii="Times New Roman" w:hAnsi="Times New Roman" w:cs="Times New Roman"/>
        </w:rPr>
        <w:t>(a) an operational owner responsible for the system's day-to-day function within the program;</w:t>
      </w:r>
    </w:p>
    <w:p w14:paraId="1F45D960" w14:textId="77777777" w:rsidR="000A0DE6" w:rsidRPr="000F3C88" w:rsidRDefault="00000000">
      <w:pPr>
        <w:rPr>
          <w:rFonts w:ascii="Times New Roman" w:hAnsi="Times New Roman" w:cs="Times New Roman"/>
        </w:rPr>
      </w:pPr>
      <w:r w:rsidRPr="000F3C88">
        <w:rPr>
          <w:rFonts w:ascii="Times New Roman" w:hAnsi="Times New Roman" w:cs="Times New Roman"/>
        </w:rPr>
        <w:t>(b) a technical owner responsible for system configuration, monitoring, and maintenance;</w:t>
      </w:r>
    </w:p>
    <w:p w14:paraId="55B10008" w14:textId="77777777" w:rsidR="000A0DE6" w:rsidRPr="000F3C88" w:rsidRDefault="00000000">
      <w:pPr>
        <w:rPr>
          <w:rFonts w:ascii="Times New Roman" w:hAnsi="Times New Roman" w:cs="Times New Roman"/>
        </w:rPr>
      </w:pPr>
      <w:r w:rsidRPr="000F3C88">
        <w:rPr>
          <w:rFonts w:ascii="Times New Roman" w:hAnsi="Times New Roman" w:cs="Times New Roman"/>
        </w:rPr>
        <w:t>(c) a data owner accountable for the quality, security, and legal authority governing data inputs;</w:t>
      </w:r>
    </w:p>
    <w:p w14:paraId="025B09AD" w14:textId="77777777" w:rsidR="000A0DE6" w:rsidRPr="000F3C88" w:rsidRDefault="00000000">
      <w:pPr>
        <w:rPr>
          <w:rFonts w:ascii="Times New Roman" w:hAnsi="Times New Roman" w:cs="Times New Roman"/>
        </w:rPr>
      </w:pPr>
      <w:r w:rsidRPr="000F3C88">
        <w:rPr>
          <w:rFonts w:ascii="Times New Roman" w:hAnsi="Times New Roman" w:cs="Times New Roman"/>
        </w:rPr>
        <w:t>(d) a budget owner with fiscal authority over the project's resources;</w:t>
      </w:r>
    </w:p>
    <w:p w14:paraId="798EF25C" w14:textId="77777777" w:rsidR="000A0DE6" w:rsidRPr="000F3C88" w:rsidRDefault="00000000">
      <w:pPr>
        <w:rPr>
          <w:rFonts w:ascii="Times New Roman" w:hAnsi="Times New Roman" w:cs="Times New Roman"/>
        </w:rPr>
      </w:pPr>
      <w:r w:rsidRPr="000F3C88">
        <w:rPr>
          <w:rFonts w:ascii="Times New Roman" w:hAnsi="Times New Roman" w:cs="Times New Roman"/>
        </w:rPr>
        <w:lastRenderedPageBreak/>
        <w:t>(e) a decision authority empowered to make operational decisions within the parameters set by the Council;</w:t>
      </w:r>
    </w:p>
    <w:p w14:paraId="7BF49C52" w14:textId="77777777" w:rsidR="000A0DE6" w:rsidRPr="000F3C88" w:rsidRDefault="00000000">
      <w:pPr>
        <w:rPr>
          <w:rFonts w:ascii="Times New Roman" w:hAnsi="Times New Roman" w:cs="Times New Roman"/>
        </w:rPr>
      </w:pPr>
      <w:r w:rsidRPr="000F3C88">
        <w:rPr>
          <w:rFonts w:ascii="Times New Roman" w:hAnsi="Times New Roman" w:cs="Times New Roman"/>
        </w:rPr>
        <w:t>(f) a compliance and legal owner responsible for ongoing regulatory compliance; and</w:t>
      </w:r>
    </w:p>
    <w:p w14:paraId="721DF1F1"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(g) for </w:t>
      </w:r>
      <w:del w:id="2" w:author="SCDES AI Activation — Draft 2" w:date="2026-07-09T00:00:00Z">
        <w:r w:rsidRPr="000F3C88">
          <w:rPr>
            <w:rFonts w:ascii="Times New Roman" w:hAnsi="Times New Roman" w:cs="Times New Roman"/>
          </w:rPr>
          <w:delText xml:space="preserve">Bucket </w:delText>
        </w:r>
      </w:del>
      <w:ins w:id="3" w:author="SCDES AI Activation — Draft 2" w:date="2026-07-09T00:00:00Z">
        <w:r w:rsidRPr="000F3C88">
          <w:rPr>
            <w:rFonts w:ascii="Times New Roman" w:hAnsi="Times New Roman" w:cs="Times New Roman"/>
          </w:rPr>
          <w:t xml:space="preserve">Category </w:t>
        </w:r>
      </w:ins>
      <w:r w:rsidRPr="000F3C88">
        <w:rPr>
          <w:rFonts w:ascii="Times New Roman" w:hAnsi="Times New Roman" w:cs="Times New Roman"/>
        </w:rPr>
        <w:t xml:space="preserve">2 and </w:t>
      </w:r>
      <w:del w:id="4" w:author="SCDES AI Activation — Draft 2" w:date="2026-07-09T00:00:00Z">
        <w:r w:rsidRPr="000F3C88">
          <w:rPr>
            <w:rFonts w:ascii="Times New Roman" w:hAnsi="Times New Roman" w:cs="Times New Roman"/>
          </w:rPr>
          <w:delText xml:space="preserve">Bucket </w:delText>
        </w:r>
      </w:del>
      <w:ins w:id="5" w:author="SCDES AI Activation — Draft 2" w:date="2026-07-09T00:00:00Z">
        <w:r w:rsidRPr="000F3C88">
          <w:rPr>
            <w:rFonts w:ascii="Times New Roman" w:hAnsi="Times New Roman" w:cs="Times New Roman"/>
          </w:rPr>
          <w:t xml:space="preserve">Category </w:t>
        </w:r>
      </w:ins>
      <w:r w:rsidRPr="000F3C88">
        <w:rPr>
          <w:rFonts w:ascii="Times New Roman" w:hAnsi="Times New Roman" w:cs="Times New Roman"/>
        </w:rPr>
        <w:t>3 projects, a community impact reviewer responsible for monitoring disparate impact throughout the system's operational life.</w:t>
      </w:r>
    </w:p>
    <w:p w14:paraId="01D7AA02" w14:textId="2457B4CA" w:rsidR="000A0DE6" w:rsidRPr="000F3C88" w:rsidRDefault="00000000">
      <w:pPr>
        <w:rPr>
          <w:rFonts w:ascii="Times New Roman" w:hAnsi="Times New Roman" w:cs="Times New Roman"/>
        </w:rPr>
      </w:pPr>
      <w:r w:rsidRPr="000F3C88">
        <w:rPr>
          <w:rFonts w:ascii="Times New Roman" w:hAnsi="Times New Roman" w:cs="Times New Roman"/>
        </w:rPr>
        <w:t xml:space="preserve">The </w:t>
      </w:r>
      <w:r w:rsidR="00E53CA6" w:rsidRPr="000F3C88">
        <w:rPr>
          <w:rFonts w:ascii="Times New Roman" w:hAnsi="Times New Roman" w:cs="Times New Roman"/>
        </w:rPr>
        <w:t>CTO</w:t>
      </w:r>
      <w:r w:rsidRPr="000F3C88">
        <w:rPr>
          <w:rFonts w:ascii="Times New Roman" w:hAnsi="Times New Roman" w:cs="Times New Roman"/>
        </w:rPr>
        <w:t xml:space="preserve"> shall maintain a current roster of these designations for each registered AI system as part of the Registry entry under Section 7 of this Manual.</w:t>
      </w:r>
    </w:p>
    <w:p w14:paraId="49A1C127"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5A. State and Federal Alignment Mapping</w:t>
      </w:r>
    </w:p>
    <w:p w14:paraId="5D7BD860" w14:textId="77777777" w:rsidR="000A0DE6" w:rsidRPr="000F3C88" w:rsidRDefault="00000000">
      <w:pPr>
        <w:rPr>
          <w:rFonts w:ascii="Times New Roman" w:hAnsi="Times New Roman" w:cs="Times New Roman"/>
        </w:rPr>
      </w:pPr>
      <w:r w:rsidRPr="000F3C88">
        <w:rPr>
          <w:rFonts w:ascii="Times New Roman" w:hAnsi="Times New Roman" w:cs="Times New Roman"/>
        </w:rPr>
        <w:t>The substantive alignment rule is set forth in Section 6A of the SCDES AI Governance Framework. The mapping operates as follows.</w:t>
      </w:r>
    </w:p>
    <w:p w14:paraId="7EEA6E58"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5A.1 State Strategy Pillar Mapping. </w:t>
      </w:r>
    </w:p>
    <w:p w14:paraId="7328B83C" w14:textId="25CE85A9"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The South Carolina State Agencies Artificial Intelligence Strategy establishes three strategic pillars: Protect, Promote, and Pursue. The Protect pillar is addressed through Sections 7, 7A, 8, 8A, 9, 9A, 10A, and 10B of the Governance Framework. The Promote pillar is addressed through Section 5 of the Governance Framework and through the intake, change management, and performance evaluation procedures set forth in this Manual. The Pursue pillar is addressed through </w:t>
      </w:r>
      <w:del w:id="6" w:author="SCDES AI Activation — Draft 2" w:date="2026-07-09T00:00:00Z">
        <w:r w:rsidRPr="000F3C88">
          <w:rPr>
            <w:rFonts w:ascii="Times New Roman" w:hAnsi="Times New Roman" w:cs="Times New Roman"/>
          </w:rPr>
          <w:delText xml:space="preserve">Bucket </w:delText>
        </w:r>
      </w:del>
      <w:ins w:id="7" w:author="SCDES AI Activation — Draft 2" w:date="2026-07-09T00:00:00Z">
        <w:r w:rsidRPr="000F3C88">
          <w:rPr>
            <w:rFonts w:ascii="Times New Roman" w:hAnsi="Times New Roman" w:cs="Times New Roman"/>
          </w:rPr>
          <w:t xml:space="preserve">Category </w:t>
        </w:r>
      </w:ins>
      <w:r w:rsidRPr="000F3C88">
        <w:rPr>
          <w:rFonts w:ascii="Times New Roman" w:hAnsi="Times New Roman" w:cs="Times New Roman"/>
        </w:rPr>
        <w:t>3 and the lifecycle procedures set forth in this Manual.</w:t>
      </w:r>
    </w:p>
    <w:p w14:paraId="09AA6A37"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5A.2 NIST AI RMF Function Mapping. </w:t>
      </w:r>
    </w:p>
    <w:p w14:paraId="7C30BC12" w14:textId="0D68D46F" w:rsidR="000A0DE6" w:rsidRPr="000F3C88" w:rsidRDefault="00000000" w:rsidP="00E53CA6">
      <w:pPr>
        <w:rPr>
          <w:rFonts w:ascii="Times New Roman" w:hAnsi="Times New Roman" w:cs="Times New Roman"/>
        </w:rPr>
      </w:pPr>
      <w:r w:rsidRPr="000F3C88">
        <w:rPr>
          <w:rFonts w:ascii="Times New Roman" w:hAnsi="Times New Roman" w:cs="Times New Roman"/>
        </w:rPr>
        <w:t>The NIST AI Risk Management Framework's four core functions map to this framework as follows: Govern is addressed through Section 6 of the Governance Framework and Sections 3, 4, and 5 of this Manual; Map is addressed through Section 7 of the Governance Framework and Section 6 of this Manual; Measure is addressed through Section 19 of this Manual and Appendix J; and Manage is addressed through Sections 11 and 12 of the Governance Framework and Sections 22 and 23 of this Manual.</w:t>
      </w:r>
    </w:p>
    <w:p w14:paraId="74ABFC7E"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6. Risk Classification Procedure</w:t>
      </w:r>
    </w:p>
    <w:p w14:paraId="050254A7" w14:textId="77777777" w:rsidR="000A0DE6" w:rsidRPr="000F3C88" w:rsidRDefault="00000000">
      <w:pPr>
        <w:rPr>
          <w:rFonts w:ascii="Times New Roman" w:hAnsi="Times New Roman" w:cs="Times New Roman"/>
        </w:rPr>
      </w:pPr>
      <w:r w:rsidRPr="000F3C88">
        <w:rPr>
          <w:rFonts w:ascii="Times New Roman" w:hAnsi="Times New Roman" w:cs="Times New Roman"/>
        </w:rPr>
        <w:t>The substantive rule for risk classification is set forth in Section 7 of the SCDES AI Governance Framework. The procedure operates as follows.</w:t>
      </w:r>
    </w:p>
    <w:p w14:paraId="34DF6A0D"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6.1 Scoring Methodology Summary. </w:t>
      </w:r>
    </w:p>
    <w:p w14:paraId="45764D47" w14:textId="11A2FD63" w:rsidR="000A0DE6" w:rsidRPr="000F3C88" w:rsidRDefault="00000000" w:rsidP="00E53CA6">
      <w:pPr>
        <w:rPr>
          <w:rFonts w:ascii="Times New Roman" w:hAnsi="Times New Roman" w:cs="Times New Roman"/>
        </w:rPr>
      </w:pPr>
      <w:r w:rsidRPr="000F3C88">
        <w:rPr>
          <w:rFonts w:ascii="Times New Roman" w:hAnsi="Times New Roman" w:cs="Times New Roman"/>
        </w:rPr>
        <w:t>The Appendix B scoring methodology evaluates each project across six risk factors on a three-point scale, with each factor rated Low (1), Moderate (2), or High (3). Four factors carry a 1.5 weight reflecting the agency's regulatory and environmental priorities: Regulatory Impact, Data Sensitivity, Community Impact, and Federal Program Nexus. Two factors carry a 1.0 weight: Public-Facing Exposure and Reversibility. Total weighted scores range from 8 to 24.</w:t>
      </w:r>
    </w:p>
    <w:p w14:paraId="5227054E"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lastRenderedPageBreak/>
        <w:t xml:space="preserve">6.2 Classification Thresholds. </w:t>
      </w:r>
    </w:p>
    <w:p w14:paraId="667F88FD" w14:textId="0844CADC"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A composite score of 8 to 12 with no High factors yields a Low Risk classification, for which bureau-level approval is sufficient and the CTO may approve Gates 1 through 4 under Section 6.1 of the Governance Framework. A composite score of 13 to 17, or any single High factor, yields a Moderate Risk classification, which requires AI Governance Council review at Gate 0 and quarterly enhanced monitoring; for Moderate Risk projects, the CTO may approve Gates 1 through 4 under the same delegation. A composite score of 18 or higher, or two or more High factors regardless of composite score, yields a High Risk classification, which requires AI Governance Council review at every gate, </w:t>
      </w:r>
      <w:del w:id="8" w:author="SCDES AI Activation — Draft 2" w:date="2026-07-09T00:00:00Z">
        <w:r w:rsidRPr="000F3C88">
          <w:rPr>
            <w:rFonts w:ascii="Times New Roman" w:hAnsi="Times New Roman" w:cs="Times New Roman"/>
          </w:rPr>
          <w:delText>independent external review</w:delText>
        </w:r>
      </w:del>
      <w:ins w:id="9" w:author="SCDES AI Activation — Draft 2" w:date="2026-07-09T00:00:00Z">
        <w:r w:rsidRPr="000F3C88">
          <w:rPr>
            <w:rFonts w:ascii="Times New Roman" w:hAnsi="Times New Roman" w:cs="Times New Roman"/>
          </w:rPr>
          <w:t>independent review [selector and internal/external nature reserved to the Council]</w:t>
        </w:r>
      </w:ins>
      <w:r w:rsidRPr="000F3C88">
        <w:rPr>
          <w:rFonts w:ascii="Times New Roman" w:hAnsi="Times New Roman" w:cs="Times New Roman"/>
        </w:rPr>
        <w:t>, continuous monitoring, and a documented incident response plan.</w:t>
      </w:r>
    </w:p>
    <w:p w14:paraId="5F2B08AF"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6.3 Reassessment Cadence. </w:t>
      </w:r>
    </w:p>
    <w:p w14:paraId="45B736D7" w14:textId="4B7B95B4" w:rsidR="000A0DE6" w:rsidRPr="000F3C88" w:rsidRDefault="00000000" w:rsidP="00E53CA6">
      <w:pPr>
        <w:rPr>
          <w:rFonts w:ascii="Times New Roman" w:hAnsi="Times New Roman" w:cs="Times New Roman"/>
        </w:rPr>
      </w:pPr>
      <w:r w:rsidRPr="000F3C88">
        <w:rPr>
          <w:rFonts w:ascii="Times New Roman" w:hAnsi="Times New Roman" w:cs="Times New Roman"/>
        </w:rPr>
        <w:t>Risk classification shall be reassessed (a) at each stage gate, (b) at annual review under Gate 5, (c) upon any vendor model substitution under Section 10 of this Manual, (d) upon any incident classified as Level 2 or above, and (e) upon any material change to the data sources, deployment scope, or regulatory environment of the system. The AI Strategist is responsible for triggering reassessment in the Registry entry. Where reassessment changes the risk classification, the new classification is effective immediately, and any gate approvals delegated to the CTO that would have required Council review under the new classification are subject to Council ratification.</w:t>
      </w:r>
    </w:p>
    <w:p w14:paraId="0587B251"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6.4 Documentation. </w:t>
      </w:r>
    </w:p>
    <w:p w14:paraId="20BFA349" w14:textId="123E9285" w:rsidR="000A0DE6" w:rsidRPr="000F3C88" w:rsidRDefault="00000000" w:rsidP="00E53CA6">
      <w:pPr>
        <w:rPr>
          <w:rFonts w:ascii="Times New Roman" w:hAnsi="Times New Roman" w:cs="Times New Roman"/>
        </w:rPr>
      </w:pPr>
      <w:r w:rsidRPr="000F3C88">
        <w:rPr>
          <w:rFonts w:ascii="Times New Roman" w:hAnsi="Times New Roman" w:cs="Times New Roman"/>
        </w:rPr>
        <w:t>The completed Appendix B scoring sheet, the rationale for each factor rating, and the resulting classification are appended to the Registry entry. The AI Strategist reviews each completed scoring sheet for internal consistency before submission to the gate review.</w:t>
      </w:r>
    </w:p>
    <w:p w14:paraId="1F1D52E1"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6.5 Model Drift Monitoring. </w:t>
      </w:r>
    </w:p>
    <w:p w14:paraId="72E7DE70" w14:textId="5AF5B493"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All production AI systems employing machine learning shall be monitored for performance degradation against the baseline metrics established at Gate 2 no less frequently than quarterly. Any degradation exceeding fifteen percent from baseline on any performance metric shall trigger a formal review by the system owner, and persistent degradation shall be reported to the AI Governance Council </w:t>
      </w:r>
      <w:del w:id="10" w:author="SCDES AI Activation — Draft 2" w:date="2026-07-09T00:00:00Z">
        <w:r w:rsidRPr="000F3C88">
          <w:rPr>
            <w:rFonts w:ascii="Times New Roman" w:hAnsi="Times New Roman" w:cs="Times New Roman"/>
          </w:rPr>
          <w:delText>for remediation planning or suspension under Section 12 of the Governance Framework.</w:delText>
        </w:r>
      </w:del>
      <w:ins w:id="11" w:author="SCDES AI Activation — Draft 2" w:date="2026-07-09T00:00:00Z">
        <w:r w:rsidRPr="000F3C88">
          <w:rPr>
            <w:rFonts w:ascii="Times New Roman" w:hAnsi="Times New Roman" w:cs="Times New Roman"/>
          </w:rPr>
          <w:t>for remediation planning, mandatory review under Section 12 of the Governance Framework, or suspension under the Council's authority in Section 6.1 of the Governance Framework.</w:t>
        </w:r>
      </w:ins>
    </w:p>
    <w:p w14:paraId="444D745C"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7. AI System Registry Procedure</w:t>
      </w:r>
    </w:p>
    <w:p w14:paraId="6A75C90F" w14:textId="77777777" w:rsidR="000A0DE6" w:rsidRPr="000F3C88" w:rsidRDefault="00000000">
      <w:pPr>
        <w:rPr>
          <w:rFonts w:ascii="Times New Roman" w:hAnsi="Times New Roman" w:cs="Times New Roman"/>
        </w:rPr>
      </w:pPr>
      <w:r w:rsidRPr="000F3C88">
        <w:rPr>
          <w:rFonts w:ascii="Times New Roman" w:hAnsi="Times New Roman" w:cs="Times New Roman"/>
        </w:rPr>
        <w:t>The substantive Registry requirement is set forth in Section 7A of the SCDES AI Governance Framework. The intake, update, and ownership procedure operates as follows.</w:t>
      </w:r>
    </w:p>
    <w:p w14:paraId="2061E5B3"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lastRenderedPageBreak/>
        <w:t xml:space="preserve">7.1 Registry Content. </w:t>
      </w:r>
    </w:p>
    <w:p w14:paraId="665035E3" w14:textId="77777777" w:rsidR="00E53CA6" w:rsidRPr="000F3C88" w:rsidRDefault="00E53CA6">
      <w:pPr>
        <w:pStyle w:val="Heading2"/>
        <w:rPr>
          <w:rFonts w:ascii="Times New Roman" w:hAnsi="Times New Roman" w:cs="Times New Roman"/>
        </w:rPr>
      </w:pPr>
    </w:p>
    <w:p w14:paraId="43AF23E8" w14:textId="66B5C4EA"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Each Registry entry shall document the system's name and description; </w:t>
      </w:r>
      <w:del w:id="12" w:author="SCDES AI Activation — Draft 2" w:date="2026-07-09T00:00:00Z">
        <w:r w:rsidRPr="000F3C88">
          <w:rPr>
            <w:rFonts w:ascii="Times New Roman" w:hAnsi="Times New Roman" w:cs="Times New Roman"/>
          </w:rPr>
          <w:delText>its use case bucket classification</w:delText>
        </w:r>
      </w:del>
      <w:ins w:id="13" w:author="SCDES AI Activation — Draft 2" w:date="2026-07-09T00:00:00Z">
        <w:r w:rsidRPr="000F3C88">
          <w:rPr>
            <w:rFonts w:ascii="Times New Roman" w:hAnsi="Times New Roman" w:cs="Times New Roman"/>
          </w:rPr>
          <w:t>its use case category</w:t>
        </w:r>
      </w:ins>
      <w:r w:rsidRPr="000F3C88">
        <w:rPr>
          <w:rFonts w:ascii="Times New Roman" w:hAnsi="Times New Roman" w:cs="Times New Roman"/>
        </w:rPr>
        <w:t>; its risk classification and composite score; its current lifecycle stage (concept, pilot, production, suspended, or retired); the designated operational, technical, and data owners; the vendor name and contract reference where applicable; the data sources and their security classification; the deployment date and date of last review; any federal program nexus; current performance metrics and review schedule; known limitations and conditions of use; and accessibility compliance status.</w:t>
      </w:r>
    </w:p>
    <w:p w14:paraId="067D752D"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7.2 Initial Entry. </w:t>
      </w:r>
    </w:p>
    <w:p w14:paraId="310164DB" w14:textId="4BF1635B" w:rsidR="000A0DE6" w:rsidRPr="000F3C88" w:rsidRDefault="00000000" w:rsidP="00E53CA6">
      <w:pPr>
        <w:rPr>
          <w:rFonts w:ascii="Times New Roman" w:hAnsi="Times New Roman" w:cs="Times New Roman"/>
        </w:rPr>
      </w:pPr>
      <w:r w:rsidRPr="000F3C88">
        <w:rPr>
          <w:rFonts w:ascii="Times New Roman" w:hAnsi="Times New Roman" w:cs="Times New Roman"/>
        </w:rPr>
        <w:t>The designated operational owner submits the initial Registry entry through the intake form (Appendix G) at the intake stage described in Section 14 of this Manual.</w:t>
      </w:r>
    </w:p>
    <w:p w14:paraId="34B5836F"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7.3 Review and Publication. </w:t>
      </w:r>
    </w:p>
    <w:p w14:paraId="1D86FCC7" w14:textId="34D6EFAD" w:rsidR="000A0DE6" w:rsidRPr="000F3C88" w:rsidRDefault="00000000" w:rsidP="00E53CA6">
      <w:pPr>
        <w:rPr>
          <w:rFonts w:ascii="Times New Roman" w:hAnsi="Times New Roman" w:cs="Times New Roman"/>
        </w:rPr>
      </w:pPr>
      <w:r w:rsidRPr="000F3C88">
        <w:rPr>
          <w:rFonts w:ascii="Times New Roman" w:hAnsi="Times New Roman" w:cs="Times New Roman"/>
        </w:rPr>
        <w:t>The Office of the CTO reviews each submission for completeness and accuracy within ten business days, requests corrections from the operational owner where required, and publishes the entry to the Registry upon clearance.</w:t>
      </w:r>
    </w:p>
    <w:p w14:paraId="428CE6D1"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7.4 Update Cadence. </w:t>
      </w:r>
    </w:p>
    <w:p w14:paraId="5E9C2240" w14:textId="72FF2DCC" w:rsidR="000A0DE6" w:rsidRPr="000F3C88" w:rsidRDefault="00000000" w:rsidP="00E53CA6">
      <w:pPr>
        <w:rPr>
          <w:rFonts w:ascii="Times New Roman" w:hAnsi="Times New Roman" w:cs="Times New Roman"/>
        </w:rPr>
      </w:pPr>
      <w:r w:rsidRPr="000F3C88">
        <w:rPr>
          <w:rFonts w:ascii="Times New Roman" w:hAnsi="Times New Roman" w:cs="Times New Roman"/>
        </w:rPr>
        <w:t>The operational owner shall propose updates to the Registry entry within ten business days of any of the following events: change of lifecycle stage; change of risk classification; change of owner; vendor model substitution; performance metric refresh; incident classification of Level 2 or above; and accessibility status change. The CTO office reviews and publishes the update.</w:t>
      </w:r>
    </w:p>
    <w:p w14:paraId="5772CF40"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7.5 Quarterly Council Review. </w:t>
      </w:r>
    </w:p>
    <w:p w14:paraId="26DAE7CA" w14:textId="7DD109D3" w:rsidR="000A0DE6" w:rsidRPr="000F3C88" w:rsidRDefault="00000000" w:rsidP="00E53CA6">
      <w:pPr>
        <w:rPr>
          <w:rFonts w:ascii="Times New Roman" w:hAnsi="Times New Roman" w:cs="Times New Roman"/>
        </w:rPr>
      </w:pPr>
      <w:r w:rsidRPr="000F3C88">
        <w:rPr>
          <w:rFonts w:ascii="Times New Roman" w:hAnsi="Times New Roman" w:cs="Times New Roman"/>
        </w:rPr>
        <w:t>At each regular quarterly meeting, the Council reviews the Registry snapshot included in the Council package and identifies any entry warranting further review.</w:t>
      </w:r>
    </w:p>
    <w:p w14:paraId="56659A43"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7.6 Retroactive Population. </w:t>
      </w:r>
    </w:p>
    <w:p w14:paraId="36FAF17F" w14:textId="51C38F84"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Upon adoption of this Manual, all AI systems then operating within SCDES shall be registered through the procedure above. The AI Strategist coordinates retroactive population with Bureau Chiefs and the CTO and reports completion to the Council. Any AI system identified during retroactive population that has not been previously authorized </w:t>
      </w:r>
      <w:del w:id="14" w:author="SCDES AI Activation — Draft 2" w:date="2026-07-09T00:00:00Z">
        <w:r w:rsidRPr="000F3C88">
          <w:rPr>
            <w:rFonts w:ascii="Times New Roman" w:hAnsi="Times New Roman" w:cs="Times New Roman"/>
          </w:rPr>
          <w:delText>constitutes shadow AI under Section 3 of the Governance Framework</w:delText>
        </w:r>
      </w:del>
      <w:ins w:id="15" w:author="SCDES AI Activation — Draft 2" w:date="2026-07-09T00:00:00Z">
        <w:r w:rsidRPr="000F3C88">
          <w:rPr>
            <w:rFonts w:ascii="Times New Roman" w:hAnsi="Times New Roman" w:cs="Times New Roman"/>
          </w:rPr>
          <w:t>constitutes Shadow AI under Section 3 of the Governance Framework</w:t>
        </w:r>
      </w:ins>
      <w:r w:rsidRPr="000F3C88">
        <w:rPr>
          <w:rFonts w:ascii="Times New Roman" w:hAnsi="Times New Roman" w:cs="Times New Roman"/>
        </w:rPr>
        <w:t xml:space="preserve"> and shall be suspended pending review.</w:t>
      </w:r>
    </w:p>
    <w:p w14:paraId="540F690E"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8. Data Governance Documentation Procedure</w:t>
      </w:r>
    </w:p>
    <w:p w14:paraId="6E3E28B5" w14:textId="77777777" w:rsidR="000A0DE6" w:rsidRPr="000F3C88" w:rsidRDefault="00000000">
      <w:pPr>
        <w:rPr>
          <w:rFonts w:ascii="Times New Roman" w:hAnsi="Times New Roman" w:cs="Times New Roman"/>
        </w:rPr>
      </w:pPr>
      <w:r w:rsidRPr="000F3C88">
        <w:rPr>
          <w:rFonts w:ascii="Times New Roman" w:hAnsi="Times New Roman" w:cs="Times New Roman"/>
        </w:rPr>
        <w:t>The substantive data governance rule is set forth in Section 8 of the SCDES AI Governance Framework. The documentation procedure operates as follows.</w:t>
      </w:r>
    </w:p>
    <w:p w14:paraId="2B2CFDC6"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lastRenderedPageBreak/>
        <w:t xml:space="preserve">8.1 Data Readiness Package. </w:t>
      </w:r>
    </w:p>
    <w:p w14:paraId="61AC93CC" w14:textId="455A1038"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For every proposed AI use case, the project sponsor, in consultation with the data owner, </w:t>
      </w:r>
      <w:del w:id="16" w:author="SCDES AI Activation — Draft 2" w:date="2026-07-09T00:00:00Z">
        <w:r w:rsidRPr="000F3C88">
          <w:rPr>
            <w:rFonts w:ascii="Times New Roman" w:hAnsi="Times New Roman" w:cs="Times New Roman"/>
          </w:rPr>
          <w:delText>prepares a Data Readiness Package using Appendix D before Gate 1 is sought.</w:delText>
        </w:r>
      </w:del>
      <w:ins w:id="17" w:author="SCDES AI Activation — Draft 2" w:date="2026-07-09T00:00:00Z">
        <w:r w:rsidRPr="000F3C88">
          <w:rPr>
            <w:rFonts w:ascii="Times New Roman" w:hAnsi="Times New Roman" w:cs="Times New Roman"/>
          </w:rPr>
          <w:t>prepares the complete data documentation package required by Section 8 of the Governance Framework (the “Data Readiness Package,” Appendix D) before Gate 1 is sought.</w:t>
        </w:r>
      </w:ins>
      <w:r w:rsidRPr="000F3C88">
        <w:rPr>
          <w:rFonts w:ascii="Times New Roman" w:hAnsi="Times New Roman" w:cs="Times New Roman"/>
        </w:rPr>
        <w:t xml:space="preserve"> The package documents the systems of record from which data will be drawn; the data lineage from source to AI input; data ownership and custodianship; the legal authority under which the data may be used for the proposed AI purpose, which the operational owner shall confirm with General Counsel; the security classification of the data, which the operational owner shall confirm with the CISDO; the data quality assessment; historical availability and temporal coverage; interoperability constraints; third-party data restrictions and licensing limitations; and applicable records retention requirements.</w:t>
      </w:r>
    </w:p>
    <w:p w14:paraId="0587E273"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8.2 AI-Specific Documentation. </w:t>
      </w:r>
    </w:p>
    <w:p w14:paraId="34AEF677" w14:textId="1D815433" w:rsidR="000A0DE6" w:rsidRPr="000F3C88" w:rsidRDefault="00000000" w:rsidP="00E53CA6">
      <w:pPr>
        <w:rPr>
          <w:rFonts w:ascii="Times New Roman" w:hAnsi="Times New Roman" w:cs="Times New Roman"/>
        </w:rPr>
      </w:pPr>
      <w:r w:rsidRPr="000F3C88">
        <w:rPr>
          <w:rFonts w:ascii="Times New Roman" w:hAnsi="Times New Roman" w:cs="Times New Roman"/>
        </w:rPr>
        <w:t>The Data Readiness Package also documents the AI-specific obligations: identification of training data and assessment of representativeness; bias assessment of training data including evaluation for geographic, demographic, and temporal bias; data currency management with refresh cycles appropriate to the rate of environmental change; and synthetic data disclosure where applicable. Any AI system trained, fine-tuned, or validated using synthetic data shall disclose that fact in its Model Card (Appendix K) and document the provenance, generative method, and validation procedures employed.</w:t>
      </w:r>
    </w:p>
    <w:p w14:paraId="13C3CAA2"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8.3 Review. </w:t>
      </w:r>
    </w:p>
    <w:p w14:paraId="373208A6" w14:textId="785FF195"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The AI Strategist reviews the Data Readiness Package for completeness and </w:t>
      </w:r>
      <w:del w:id="18" w:author="SCDES AI Activation — Draft 2" w:date="2026-07-09T00:00:00Z">
        <w:r w:rsidRPr="000F3C88">
          <w:rPr>
            <w:rFonts w:ascii="Times New Roman" w:hAnsi="Times New Roman" w:cs="Times New Roman"/>
          </w:rPr>
          <w:delText>refers it to General Counsel and the CISDO for sign-off on the legal authority and security classification respectively.</w:delText>
        </w:r>
      </w:del>
      <w:ins w:id="19" w:author="SCDES AI Activation — Draft 2" w:date="2026-07-09T00:00:00Z">
        <w:r w:rsidRPr="000F3C88">
          <w:rPr>
            <w:rFonts w:ascii="Times New Roman" w:hAnsi="Times New Roman" w:cs="Times New Roman"/>
          </w:rPr>
          <w:t>refers it to General Counsel and the CISDO for review as required by Section 8 of the Governance Framework. The complete data documentation package is approved by the AI Governance Council, consistent with Section 8 of the Governance Framework and the Council's authority under Section 6.1 of the Governance Framework.</w:t>
        </w:r>
      </w:ins>
      <w:r w:rsidRPr="000F3C88">
        <w:rPr>
          <w:rFonts w:ascii="Times New Roman" w:hAnsi="Times New Roman" w:cs="Times New Roman"/>
        </w:rPr>
        <w:t xml:space="preserve"> The reviewed package is appended to the Registry entry and incorporated into the Gate 1 review.</w:t>
      </w:r>
    </w:p>
    <w:p w14:paraId="14C1DFB7"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8.4 Ongoing Maintenance. </w:t>
      </w:r>
    </w:p>
    <w:p w14:paraId="1582A4D8" w14:textId="1CE83EE7" w:rsidR="000A0DE6" w:rsidRPr="000F3C88" w:rsidRDefault="00000000" w:rsidP="00E53CA6">
      <w:pPr>
        <w:rPr>
          <w:rFonts w:ascii="Times New Roman" w:hAnsi="Times New Roman" w:cs="Times New Roman"/>
        </w:rPr>
      </w:pPr>
      <w:r w:rsidRPr="000F3C88">
        <w:rPr>
          <w:rFonts w:ascii="Times New Roman" w:hAnsi="Times New Roman" w:cs="Times New Roman"/>
        </w:rPr>
        <w:t>The data owner shall update the Data Readiness Package upon any change to data sources, legal authority, security classification, or refresh cycle, and shall reconfirm the package contents at each annual Gate 5 review.</w:t>
      </w:r>
    </w:p>
    <w:p w14:paraId="4FFAB275"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9. Vendor AI Disclosure Tier Procedure</w:t>
      </w:r>
    </w:p>
    <w:p w14:paraId="5F9D10FD" w14:textId="77777777" w:rsidR="000A0DE6" w:rsidRPr="000F3C88" w:rsidRDefault="00000000">
      <w:pPr>
        <w:rPr>
          <w:rFonts w:ascii="Times New Roman" w:hAnsi="Times New Roman" w:cs="Times New Roman"/>
        </w:rPr>
      </w:pPr>
      <w:r w:rsidRPr="000F3C88">
        <w:rPr>
          <w:rFonts w:ascii="Times New Roman" w:hAnsi="Times New Roman" w:cs="Times New Roman"/>
        </w:rPr>
        <w:t>The substantive vendor governance rule is set forth in Section 8A of the SCDES AI Governance Framework. The tier procedure operates as follows.</w:t>
      </w:r>
    </w:p>
    <w:p w14:paraId="7D4FCB0A"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9.1 Mandatory Contract Provisions. </w:t>
      </w:r>
    </w:p>
    <w:p w14:paraId="27A195A0" w14:textId="73F79D05"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Every contract for a vendor platform with AI capabilities </w:t>
      </w:r>
      <w:del w:id="20" w:author="SCDES AI Activation — Draft 2" w:date="2026-07-09T00:00:00Z">
        <w:r w:rsidRPr="000F3C88">
          <w:rPr>
            <w:rFonts w:ascii="Times New Roman" w:hAnsi="Times New Roman" w:cs="Times New Roman"/>
          </w:rPr>
          <w:delText>shall incorporate the following six provisions:</w:delText>
        </w:r>
      </w:del>
      <w:ins w:id="21" w:author="SCDES AI Activation — Draft 2" w:date="2026-07-09T00:00:00Z">
        <w:r w:rsidRPr="000F3C88">
          <w:rPr>
            <w:rFonts w:ascii="Times New Roman" w:hAnsi="Times New Roman" w:cs="Times New Roman"/>
          </w:rPr>
          <w:t>shall incorporate the following six provisions to the fullest extent possible:</w:t>
        </w:r>
      </w:ins>
      <w:r w:rsidRPr="000F3C88">
        <w:rPr>
          <w:rFonts w:ascii="Times New Roman" w:hAnsi="Times New Roman" w:cs="Times New Roman"/>
        </w:rPr>
        <w:t xml:space="preserve"> (a) transparency as </w:t>
      </w:r>
      <w:r w:rsidRPr="000F3C88">
        <w:rPr>
          <w:rFonts w:ascii="Times New Roman" w:hAnsi="Times New Roman" w:cs="Times New Roman"/>
        </w:rPr>
        <w:lastRenderedPageBreak/>
        <w:t>to AI capabilities present in the platform and their effect on agency data or operations; (b) model documentation including model purpose, training data sources in general description, known limitations, and update schedule; (c) audit rights enabling SCDES to audit AI system performance and request bias assessments at any time during the contract term; (d) data use restrictions prohibiting vendor use of SCDES data to train models for other clients or purposes without explicit written consent; (e) incident notification within forty-eight hours of any AI system failure, bias finding, or security incident affecting SCDES data or operations; and (f) termination and data portability provisions requiring return or destruction of SCDES data upon contract termination, with prohibition on retention of models trained on SCDES data.</w:t>
      </w:r>
    </w:p>
    <w:p w14:paraId="23E9AB48"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9.2 Tier Determination. </w:t>
      </w:r>
    </w:p>
    <w:p w14:paraId="7CF5DB2F" w14:textId="0BECFE7A" w:rsidR="000A0DE6" w:rsidRPr="000F3C88" w:rsidRDefault="00000000" w:rsidP="00E53CA6">
      <w:pPr>
        <w:rPr>
          <w:rFonts w:ascii="Times New Roman" w:hAnsi="Times New Roman" w:cs="Times New Roman"/>
        </w:rPr>
      </w:pPr>
      <w:r w:rsidRPr="000F3C88">
        <w:rPr>
          <w:rFonts w:ascii="Times New Roman" w:hAnsi="Times New Roman" w:cs="Times New Roman"/>
        </w:rPr>
        <w:t>The Chief Technology Officer, in consultation with the project sponsor, determines the applicable disclosure tier for each vendor platform with AI capabilities before procurement.</w:t>
      </w:r>
    </w:p>
    <w:p w14:paraId="7EE6A5E3" w14:textId="77777777" w:rsidR="000A0DE6" w:rsidRPr="000F3C88" w:rsidRDefault="00000000">
      <w:pPr>
        <w:rPr>
          <w:rFonts w:ascii="Times New Roman" w:hAnsi="Times New Roman" w:cs="Times New Roman"/>
        </w:rPr>
      </w:pPr>
      <w:r w:rsidRPr="000F3C88">
        <w:rPr>
          <w:rFonts w:ascii="Times New Roman" w:hAnsi="Times New Roman" w:cs="Times New Roman"/>
        </w:rPr>
        <w:t>(a) Tier 1 applies to low-criticality systems with limited public exposure, such as internal workflow automation, document sorting, and facilities management tools. Tier 1 disclosure covers basic system identification, data handling confirmation, and incident notification provisions.</w:t>
      </w:r>
    </w:p>
    <w:p w14:paraId="7176F36B" w14:textId="77777777" w:rsidR="000A0DE6" w:rsidRPr="000F3C88" w:rsidRDefault="00000000">
      <w:pPr>
        <w:rPr>
          <w:rFonts w:ascii="Times New Roman" w:hAnsi="Times New Roman" w:cs="Times New Roman"/>
        </w:rPr>
      </w:pPr>
      <w:r w:rsidRPr="000F3C88">
        <w:rPr>
          <w:rFonts w:ascii="Times New Roman" w:hAnsi="Times New Roman" w:cs="Times New Roman"/>
        </w:rPr>
        <w:t>(b) Tier 2 applies to systems with moderate decision influence or operational significance, such as data analytics platforms, resource planning tools, and internal decision-support systems. Tier 2 disclosure includes algorithmic transparency, model methodology, training data characterization, performance metrics, and bias assessment results.</w:t>
      </w:r>
    </w:p>
    <w:p w14:paraId="7B6536BF" w14:textId="77777777" w:rsidR="000A0DE6" w:rsidRPr="000F3C88" w:rsidRDefault="00000000">
      <w:pPr>
        <w:rPr>
          <w:rFonts w:ascii="Times New Roman" w:hAnsi="Times New Roman" w:cs="Times New Roman"/>
        </w:rPr>
      </w:pPr>
      <w:r w:rsidRPr="000F3C88">
        <w:rPr>
          <w:rFonts w:ascii="Times New Roman" w:hAnsi="Times New Roman" w:cs="Times New Roman"/>
        </w:rPr>
        <w:t>(c) Tier 3 applies to systems with high decision criticality or public-facing exposure, such as permitting assistance tools, compliance monitoring systems, and public-facing portals. Tier 3 disclosure includes WCAG 2.1 Level AA compliance documentation, disparate impact testing results, and community impact assessments.</w:t>
      </w:r>
    </w:p>
    <w:p w14:paraId="74F2265C" w14:textId="77777777" w:rsidR="000A0DE6" w:rsidRPr="000F3C88" w:rsidRDefault="00000000">
      <w:pPr>
        <w:rPr>
          <w:rFonts w:ascii="Times New Roman" w:hAnsi="Times New Roman" w:cs="Times New Roman"/>
        </w:rPr>
      </w:pPr>
      <w:r w:rsidRPr="000F3C88">
        <w:rPr>
          <w:rFonts w:ascii="Times New Roman" w:hAnsi="Times New Roman" w:cs="Times New Roman"/>
        </w:rPr>
        <w:t>(d) Tier 4 applies to systems with the highest combined criticality and exposure, or those directly influencing regulatory determinations or enforcement prioritization in delegated federal programs. Tier 4 disclosure includes federal program compliance documentation, independent audit provisions, and enhanced data sovereignty protections.</w:t>
      </w:r>
    </w:p>
    <w:p w14:paraId="68BA7913"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9.3 Disclosure Collection. </w:t>
      </w:r>
    </w:p>
    <w:p w14:paraId="08B683B2" w14:textId="1DEB58CD"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The project sponsor, </w:t>
      </w:r>
      <w:del w:id="22" w:author="SCDES AI Activation — Draft 2" w:date="2026-07-09T00:00:00Z">
        <w:r w:rsidRPr="000F3C88">
          <w:rPr>
            <w:rFonts w:ascii="Times New Roman" w:hAnsi="Times New Roman" w:cs="Times New Roman"/>
          </w:rPr>
          <w:delText>with the assistance of the procurement contact under Section 5 of this Manual</w:delText>
        </w:r>
      </w:del>
      <w:ins w:id="23" w:author="SCDES AI Activation — Draft 2" w:date="2026-07-09T00:00:00Z">
        <w:r w:rsidRPr="000F3C88">
          <w:rPr>
            <w:rFonts w:ascii="Times New Roman" w:hAnsi="Times New Roman" w:cs="Times New Roman"/>
          </w:rPr>
          <w:t>with the assistance of the identified Finance office contact under Section 6.2 of the Governance Framework</w:t>
        </w:r>
      </w:ins>
      <w:r w:rsidRPr="000F3C88">
        <w:rPr>
          <w:rFonts w:ascii="Times New Roman" w:hAnsi="Times New Roman" w:cs="Times New Roman"/>
        </w:rPr>
        <w:t>, issues the tier-specific Appendix E questionnaire module to the vendor and records the vendor response. Incomplete or inadequate responses are returned to the vendor for completion before contract execution.</w:t>
      </w:r>
    </w:p>
    <w:p w14:paraId="71EE8C29"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9.4 Adequacy Determination. </w:t>
      </w:r>
    </w:p>
    <w:p w14:paraId="5CE70945" w14:textId="4597F714" w:rsidR="000A0DE6" w:rsidRPr="000F3C88" w:rsidRDefault="00000000" w:rsidP="00E53CA6">
      <w:pPr>
        <w:rPr>
          <w:rFonts w:ascii="Times New Roman" w:hAnsi="Times New Roman" w:cs="Times New Roman"/>
        </w:rPr>
      </w:pPr>
      <w:r w:rsidRPr="000F3C88">
        <w:rPr>
          <w:rFonts w:ascii="Times New Roman" w:hAnsi="Times New Roman" w:cs="Times New Roman"/>
        </w:rPr>
        <w:t>The Chief Technology Officer, in consultation with General Counsel, determines whether the vendor disclosure is adequate. Adequacy determinations are Tier B Council decisions under Section 3 of this Manual.</w:t>
      </w:r>
    </w:p>
    <w:p w14:paraId="59B29E37"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lastRenderedPageBreak/>
        <w:t xml:space="preserve">9.5 Contract Provisions Verification. </w:t>
      </w:r>
    </w:p>
    <w:p w14:paraId="265B9274" w14:textId="56E992D3" w:rsidR="000A0DE6" w:rsidRPr="000F3C88" w:rsidRDefault="00000000" w:rsidP="00E53CA6">
      <w:pPr>
        <w:rPr>
          <w:rFonts w:ascii="Times New Roman" w:hAnsi="Times New Roman" w:cs="Times New Roman"/>
        </w:rPr>
      </w:pPr>
      <w:r w:rsidRPr="000F3C88">
        <w:rPr>
          <w:rFonts w:ascii="Times New Roman" w:hAnsi="Times New Roman" w:cs="Times New Roman"/>
        </w:rPr>
        <w:t>The General Counsel contact for each project, in coordination with procurement, confirms that the six mandatory contractual provisions under Section 9.1 of this Manual are incorporated into the executed contract.</w:t>
      </w:r>
    </w:p>
    <w:p w14:paraId="43DE24B5" w14:textId="77777777" w:rsidR="00E53CA6" w:rsidRPr="000F3C88" w:rsidRDefault="00000000">
      <w:pPr>
        <w:pStyle w:val="Heading2"/>
        <w:rPr>
          <w:rFonts w:ascii="Times New Roman" w:hAnsi="Times New Roman" w:cs="Times New Roman"/>
        </w:rPr>
      </w:pPr>
      <w:del w:id="24" w:author="SCDES AI Activation — Draft 2" w:date="2026-07-09T00:00:00Z">
        <w:r w:rsidRPr="000F3C88">
          <w:rPr>
            <w:rFonts w:ascii="Times New Roman" w:hAnsi="Times New Roman" w:cs="Times New Roman"/>
          </w:rPr>
          <w:delText>9.6 State Procurement and DSIT.</w:delText>
        </w:r>
      </w:del>
      <w:ins w:id="25" w:author="SCDES AI Activation — Draft 2" w:date="2026-07-09T00:00:00Z">
        <w:r w:rsidRPr="000F3C88">
          <w:rPr>
            <w:rFonts w:ascii="Times New Roman" w:hAnsi="Times New Roman" w:cs="Times New Roman"/>
          </w:rPr>
          <w:t>9.6 State Procurement and OTIS.</w:t>
        </w:r>
      </w:ins>
      <w:r w:rsidRPr="000F3C88">
        <w:rPr>
          <w:rFonts w:ascii="Times New Roman" w:hAnsi="Times New Roman" w:cs="Times New Roman"/>
        </w:rPr>
        <w:t xml:space="preserve"> </w:t>
      </w:r>
    </w:p>
    <w:p w14:paraId="220E45AF" w14:textId="226CD2C2"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Before contract execution, the CTO and General Counsel jointly confirm that </w:t>
      </w:r>
      <w:del w:id="26" w:author="SCDES AI Activation — Draft 2" w:date="2026-07-09T00:00:00Z">
        <w:r w:rsidRPr="000F3C88">
          <w:rPr>
            <w:rFonts w:ascii="Times New Roman" w:hAnsi="Times New Roman" w:cs="Times New Roman"/>
          </w:rPr>
          <w:delText>all applicable State Procurement and DSIT approvals</w:delText>
        </w:r>
      </w:del>
      <w:ins w:id="27" w:author="SCDES AI Activation — Draft 2" w:date="2026-07-09T00:00:00Z">
        <w:r w:rsidRPr="000F3C88">
          <w:rPr>
            <w:rFonts w:ascii="Times New Roman" w:hAnsi="Times New Roman" w:cs="Times New Roman"/>
          </w:rPr>
          <w:t>all applicable State Procurement and OTIS approvals</w:t>
        </w:r>
      </w:ins>
      <w:r w:rsidRPr="000F3C88">
        <w:rPr>
          <w:rFonts w:ascii="Times New Roman" w:hAnsi="Times New Roman" w:cs="Times New Roman"/>
        </w:rPr>
        <w:t xml:space="preserve"> have been obtained or are scheduled within the project timeline.</w:t>
      </w:r>
    </w:p>
    <w:p w14:paraId="18940060"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10. Model and Vendor Change Management Procedure</w:t>
      </w:r>
    </w:p>
    <w:p w14:paraId="00DF2664" w14:textId="77777777" w:rsidR="000A0DE6" w:rsidRPr="000F3C88" w:rsidRDefault="00000000">
      <w:pPr>
        <w:rPr>
          <w:rFonts w:ascii="Times New Roman" w:hAnsi="Times New Roman" w:cs="Times New Roman"/>
        </w:rPr>
      </w:pPr>
      <w:r w:rsidRPr="000F3C88">
        <w:rPr>
          <w:rFonts w:ascii="Times New Roman" w:hAnsi="Times New Roman" w:cs="Times New Roman"/>
        </w:rPr>
        <w:t>The substantive change-management rule is set forth in Section 8A of the SCDES AI Governance Framework. The tier-specific procedure operates as follows.</w:t>
      </w:r>
    </w:p>
    <w:p w14:paraId="62E27FBE"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10.1 Tier 1 Substitutions. </w:t>
      </w:r>
    </w:p>
    <w:p w14:paraId="0BD070B2" w14:textId="2ED6009E" w:rsidR="000A0DE6" w:rsidRPr="000F3C88" w:rsidRDefault="00000000" w:rsidP="00E53CA6">
      <w:pPr>
        <w:rPr>
          <w:rFonts w:ascii="Times New Roman" w:hAnsi="Times New Roman" w:cs="Times New Roman"/>
        </w:rPr>
      </w:pPr>
      <w:r w:rsidRPr="000F3C88">
        <w:rPr>
          <w:rFonts w:ascii="Times New Roman" w:hAnsi="Times New Roman" w:cs="Times New Roman"/>
        </w:rPr>
        <w:t>No advance notice from the vendor is required. The vendor shall disclose the substitution at next periodic review. The operational owner records the substitution in the Registry within ten business days of disclosure.</w:t>
      </w:r>
    </w:p>
    <w:p w14:paraId="021AD468"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10.2 Tier 2 Substitutions. </w:t>
      </w:r>
    </w:p>
    <w:p w14:paraId="56801024" w14:textId="7F65DEA1" w:rsidR="000A0DE6" w:rsidRPr="000F3C88" w:rsidRDefault="00000000" w:rsidP="00E53CA6">
      <w:pPr>
        <w:rPr>
          <w:rFonts w:ascii="Times New Roman" w:hAnsi="Times New Roman" w:cs="Times New Roman"/>
        </w:rPr>
      </w:pPr>
      <w:r w:rsidRPr="000F3C88">
        <w:rPr>
          <w:rFonts w:ascii="Times New Roman" w:hAnsi="Times New Roman" w:cs="Times New Roman"/>
        </w:rPr>
        <w:t>The vendor shall provide notice of substitution at the time the change is proposed. The operational owner tests the new model under the applicable gating methodology, with the test results documented and submitted to the CTO. The CTO signs off on the substitution as a Tier B Council decision, and the substitution is recorded in the Registry.</w:t>
      </w:r>
    </w:p>
    <w:p w14:paraId="249C07C0"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10.3 Tier 3 Substitutions. </w:t>
      </w:r>
    </w:p>
    <w:p w14:paraId="09F81241" w14:textId="5E0944AA" w:rsidR="000A0DE6" w:rsidRPr="000F3C88" w:rsidRDefault="00000000" w:rsidP="00E53CA6">
      <w:pPr>
        <w:rPr>
          <w:rFonts w:ascii="Times New Roman" w:hAnsi="Times New Roman" w:cs="Times New Roman"/>
        </w:rPr>
      </w:pPr>
      <w:r w:rsidRPr="000F3C88">
        <w:rPr>
          <w:rFonts w:ascii="Times New Roman" w:hAnsi="Times New Roman" w:cs="Times New Roman"/>
        </w:rPr>
        <w:t>The vendor shall provide thirty days advance notice. The operational owner conducts re-baselined performance testing, refreshed bias testing under the methodology in Section 11 of this Manual, and refreshed accessibility testing under the methodology in Section 12. The completed test results are submitted to the CTO for approval. The substitution is recorded in the Registry, and the AI Strategist reports the substitution to the Council at the next regular meeting.</w:t>
      </w:r>
    </w:p>
    <w:p w14:paraId="6A3C036C"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10.4 Tier 4 Substitutions. </w:t>
      </w:r>
    </w:p>
    <w:p w14:paraId="0CE10954" w14:textId="407F2F07" w:rsidR="000A0DE6" w:rsidRPr="000F3C88" w:rsidRDefault="00000000" w:rsidP="00E53CA6">
      <w:pPr>
        <w:rPr>
          <w:rFonts w:ascii="Times New Roman" w:hAnsi="Times New Roman" w:cs="Times New Roman"/>
        </w:rPr>
      </w:pPr>
      <w:r w:rsidRPr="000F3C88">
        <w:rPr>
          <w:rFonts w:ascii="Times New Roman" w:hAnsi="Times New Roman" w:cs="Times New Roman"/>
        </w:rPr>
        <w:t>The vendor shall provide sixty days advance notice. The operational owner completes Gate 2 and Gate 3 review for the substituted model under Section 15 of this Manual, refreshed bias and community impact screening under Section 11, and any other testing required by the applicable gating methodology. The AI Governance Council shall approve the substitution as a Tier C decision. The CTO and General Counsel shall jointly determine whether federal regional notification under Section 6A.2 of the Governance Framework is required and, if so, shall issue the notification at least sixty days before the substituted model is placed in operation.</w:t>
      </w:r>
    </w:p>
    <w:p w14:paraId="316303EC"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lastRenderedPageBreak/>
        <w:t xml:space="preserve">10.5 Registry Update. </w:t>
      </w:r>
    </w:p>
    <w:p w14:paraId="302F9A75" w14:textId="0B5AB1C8" w:rsidR="000A0DE6" w:rsidRPr="000F3C88" w:rsidRDefault="00000000" w:rsidP="00E53CA6">
      <w:pPr>
        <w:rPr>
          <w:rFonts w:ascii="Times New Roman" w:hAnsi="Times New Roman" w:cs="Times New Roman"/>
        </w:rPr>
      </w:pPr>
      <w:r w:rsidRPr="000F3C88">
        <w:rPr>
          <w:rFonts w:ascii="Times New Roman" w:hAnsi="Times New Roman" w:cs="Times New Roman"/>
        </w:rPr>
        <w:t>All vendor model substitutions are recorded in the Registry, with a note identifying the prior model version. Where the prior model is being retained under the superseded-model retention rule in Section 12 of the Governance Framework, the Registry entry shall so indicate, and the artifacts shall be retained in the project file in coordination with General Counsel.</w:t>
      </w:r>
    </w:p>
    <w:p w14:paraId="2D454429"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11. Community Impact Screening Procedure</w:t>
      </w:r>
    </w:p>
    <w:p w14:paraId="5554A193" w14:textId="77777777" w:rsidR="000A0DE6" w:rsidRPr="000F3C88" w:rsidRDefault="00000000">
      <w:pPr>
        <w:rPr>
          <w:rFonts w:ascii="Times New Roman" w:hAnsi="Times New Roman" w:cs="Times New Roman"/>
        </w:rPr>
      </w:pPr>
      <w:r w:rsidRPr="000F3C88">
        <w:rPr>
          <w:rFonts w:ascii="Times New Roman" w:hAnsi="Times New Roman" w:cs="Times New Roman"/>
        </w:rPr>
        <w:t>The substantive bias and community impact rule is set forth in Section 10A of the SCDES AI Governance Framework. The screening procedure operates as follows.</w:t>
      </w:r>
    </w:p>
    <w:p w14:paraId="44571506"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11.1 Systems Subject to Mandatory Testing. </w:t>
      </w:r>
    </w:p>
    <w:p w14:paraId="2AC76596" w14:textId="2504CDC7" w:rsidR="000A0DE6" w:rsidRPr="000F3C88" w:rsidRDefault="00000000" w:rsidP="00E53CA6">
      <w:pPr>
        <w:rPr>
          <w:rFonts w:ascii="Times New Roman" w:hAnsi="Times New Roman" w:cs="Times New Roman"/>
        </w:rPr>
      </w:pPr>
      <w:r w:rsidRPr="000F3C88">
        <w:rPr>
          <w:rFonts w:ascii="Times New Roman" w:hAnsi="Times New Roman" w:cs="Times New Roman"/>
        </w:rPr>
        <w:t>Risk-based inspection tools, compliance prioritization systems, geographic targeting algorithms, and any other AI system that influences the allocation of agency attention, enforcement, or services across populations or geographies shall be tested for demographic and geographic bias before deployment.</w:t>
      </w:r>
    </w:p>
    <w:p w14:paraId="7B10DBB7"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11.2 Preliminary Screening at Intake. </w:t>
      </w:r>
    </w:p>
    <w:p w14:paraId="3E90F586" w14:textId="3D838EFA"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For every proposed </w:t>
      </w:r>
      <w:del w:id="28" w:author="SCDES AI Activation — Draft 2" w:date="2026-07-09T00:00:00Z">
        <w:r w:rsidRPr="000F3C88">
          <w:rPr>
            <w:rFonts w:ascii="Times New Roman" w:hAnsi="Times New Roman" w:cs="Times New Roman"/>
          </w:rPr>
          <w:delText xml:space="preserve">Bucket </w:delText>
        </w:r>
      </w:del>
      <w:ins w:id="29" w:author="SCDES AI Activation — Draft 2" w:date="2026-07-09T00:00:00Z">
        <w:r w:rsidRPr="000F3C88">
          <w:rPr>
            <w:rFonts w:ascii="Times New Roman" w:hAnsi="Times New Roman" w:cs="Times New Roman"/>
          </w:rPr>
          <w:t xml:space="preserve">Category </w:t>
        </w:r>
      </w:ins>
      <w:r w:rsidRPr="000F3C88">
        <w:rPr>
          <w:rFonts w:ascii="Times New Roman" w:hAnsi="Times New Roman" w:cs="Times New Roman"/>
        </w:rPr>
        <w:t xml:space="preserve">2 and </w:t>
      </w:r>
      <w:del w:id="30" w:author="SCDES AI Activation — Draft 2" w:date="2026-07-09T00:00:00Z">
        <w:r w:rsidRPr="000F3C88">
          <w:rPr>
            <w:rFonts w:ascii="Times New Roman" w:hAnsi="Times New Roman" w:cs="Times New Roman"/>
          </w:rPr>
          <w:delText xml:space="preserve">Bucket </w:delText>
        </w:r>
      </w:del>
      <w:ins w:id="31" w:author="SCDES AI Activation — Draft 2" w:date="2026-07-09T00:00:00Z">
        <w:r w:rsidRPr="000F3C88">
          <w:rPr>
            <w:rFonts w:ascii="Times New Roman" w:hAnsi="Times New Roman" w:cs="Times New Roman"/>
          </w:rPr>
          <w:t xml:space="preserve">Category </w:t>
        </w:r>
      </w:ins>
      <w:r w:rsidRPr="000F3C88">
        <w:rPr>
          <w:rFonts w:ascii="Times New Roman" w:hAnsi="Times New Roman" w:cs="Times New Roman"/>
        </w:rPr>
        <w:t>3 use case, the project sponsor completes the preliminary community impact screening using Appendix F at the intake stage. The preliminary screening identifies the populations potentially affected, the geographic scope of effect, and the data inputs whose representativeness may bear on disparate impact.</w:t>
      </w:r>
    </w:p>
    <w:p w14:paraId="4CE591E8"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11.3 Bias Testing Plan at Gate 2. </w:t>
      </w:r>
    </w:p>
    <w:p w14:paraId="5A27DAD6" w14:textId="4D623DB1" w:rsidR="000A0DE6" w:rsidRPr="000F3C88" w:rsidRDefault="00000000" w:rsidP="00E53CA6">
      <w:pPr>
        <w:rPr>
          <w:rFonts w:ascii="Times New Roman" w:hAnsi="Times New Roman" w:cs="Times New Roman"/>
        </w:rPr>
      </w:pPr>
      <w:r w:rsidRPr="000F3C88">
        <w:rPr>
          <w:rFonts w:ascii="Times New Roman" w:hAnsi="Times New Roman" w:cs="Times New Roman"/>
        </w:rPr>
        <w:t>Before Gate 2 (Pilot Authorization) is sought, the project sponsor and the community impact reviewer designated under Section 5 of this Manual develop a bias testing plan tailored to the use case. The plan identifies the demographic and geographic dimensions to be tested, the metrics to be evaluated, the comparison populations, and the thresholds for further inquiry.</w:t>
      </w:r>
    </w:p>
    <w:p w14:paraId="02F40726"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11.4 Bias Testing Execution. </w:t>
      </w:r>
    </w:p>
    <w:p w14:paraId="460336AF" w14:textId="28EF64A0" w:rsidR="000A0DE6" w:rsidRPr="000F3C88" w:rsidRDefault="00000000" w:rsidP="00E53CA6">
      <w:pPr>
        <w:rPr>
          <w:rFonts w:ascii="Times New Roman" w:hAnsi="Times New Roman" w:cs="Times New Roman"/>
        </w:rPr>
      </w:pPr>
      <w:r w:rsidRPr="000F3C88">
        <w:rPr>
          <w:rFonts w:ascii="Times New Roman" w:hAnsi="Times New Roman" w:cs="Times New Roman"/>
        </w:rPr>
        <w:t>Bias testing is executed during pilot operation under the pilot methodology in Section 17 of this Manual. The community impact reviewer documents the methodology, the underlying data, and the results.</w:t>
      </w:r>
    </w:p>
    <w:p w14:paraId="5126A7C4"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11.5 Reporting at Gate 3. </w:t>
      </w:r>
    </w:p>
    <w:p w14:paraId="0455A37B" w14:textId="76EBDA67"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Bias testing results shall be reported to the AI Governance Council in writing prior to Gate 3 (Operational Deployment Approval). </w:t>
      </w:r>
      <w:del w:id="32" w:author="SCDES AI Activation — Draft 2" w:date="2026-07-09T00:00:00Z">
        <w:r w:rsidRPr="000F3C88">
          <w:rPr>
            <w:rFonts w:ascii="Times New Roman" w:hAnsi="Times New Roman" w:cs="Times New Roman"/>
          </w:rPr>
          <w:delText>The Council reviews the results and either approves the deployment, approves the deployment with mitigations and a remediation timeline, or rejects the deployment pending remediation.</w:delText>
        </w:r>
      </w:del>
      <w:ins w:id="33" w:author="SCDES AI Activation — Draft 2" w:date="2026-07-09T00:00:00Z">
        <w:r w:rsidRPr="000F3C88">
          <w:rPr>
            <w:rFonts w:ascii="Times New Roman" w:hAnsi="Times New Roman" w:cs="Times New Roman"/>
          </w:rPr>
          <w:t>The Council reviews the results and either approves the deployment, approves the deployment with documented mitigations and a remediation timeline, accompanied by a written determination that the mitigations are sufficient to address the identified bias, or rejects the deployment pending remediation. Where bias is detected in an operating system, the system shall be suspended pending remediation unless the Council approves continued use as provided in Section 10A of the Governance Framework.</w:t>
        </w:r>
      </w:ins>
    </w:p>
    <w:p w14:paraId="7E828922"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lastRenderedPageBreak/>
        <w:t xml:space="preserve">11.6 Ongoing Monitoring. </w:t>
      </w:r>
    </w:p>
    <w:p w14:paraId="646D593B" w14:textId="254260A6"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The community impact reviewer monitors bias metrics throughout the system's operational life, reports the metrics to the Council at each Gate 5 annual review, and </w:t>
      </w:r>
      <w:del w:id="34" w:author="SCDES AI Activation — Draft 2" w:date="2026-07-09T00:00:00Z">
        <w:r w:rsidRPr="000F3C88">
          <w:rPr>
            <w:rFonts w:ascii="Times New Roman" w:hAnsi="Times New Roman" w:cs="Times New Roman"/>
          </w:rPr>
          <w:delText>triggers reassessment under Section 6.3 of this Manual if monitoring identifies new disparate impact concerns.</w:delText>
        </w:r>
      </w:del>
      <w:ins w:id="35" w:author="SCDES AI Activation — Draft 2" w:date="2026-07-09T00:00:00Z">
        <w:r w:rsidRPr="000F3C88">
          <w:rPr>
            <w:rFonts w:ascii="Times New Roman" w:hAnsi="Times New Roman" w:cs="Times New Roman"/>
          </w:rPr>
          <w:t>triggers reassessment under Section 6.3 of this Manual if monitoring identifies new disparate impact concerns. Where monitoring detects bias in an operating system, the system shall be suspended pending remediation unless the Council approves continued use with documented mitigations, a remediation timeline, and a written determination that the mitigations are sufficient, as provided in Section 10A of the Governance Framework.</w:t>
        </w:r>
      </w:ins>
    </w:p>
    <w:p w14:paraId="52052B70"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12. Accessibility Best Practices and Enforcement Procedure</w:t>
      </w:r>
    </w:p>
    <w:p w14:paraId="2B603CF5" w14:textId="77777777" w:rsidR="000A0DE6" w:rsidRPr="000F3C88" w:rsidRDefault="00000000">
      <w:pPr>
        <w:rPr>
          <w:rFonts w:ascii="Times New Roman" w:hAnsi="Times New Roman" w:cs="Times New Roman"/>
        </w:rPr>
      </w:pPr>
      <w:del w:id="36" w:author="SCDES AI Activation — Draft 2" w:date="2026-07-09T00:00:00Z">
        <w:r w:rsidRPr="000F3C88">
          <w:rPr>
            <w:rFonts w:ascii="Times New Roman" w:hAnsi="Times New Roman" w:cs="Times New Roman"/>
          </w:rPr>
          <w:delText>The substantive accessibility rule and the seven foundational requirements are set forth in Section 10B of the SCDES AI Governance Framework.</w:delText>
        </w:r>
      </w:del>
      <w:ins w:id="37" w:author="SCDES AI Activation — Draft 2" w:date="2026-07-09T00:00:00Z">
        <w:r w:rsidRPr="000F3C88">
          <w:rPr>
            <w:rFonts w:ascii="Times New Roman" w:hAnsi="Times New Roman" w:cs="Times New Roman"/>
          </w:rPr>
          <w:t>The substantive accessibility rule is set forth in Section 10B of the SCDES AI Governance Framework.</w:t>
        </w:r>
      </w:ins>
      <w:r w:rsidRPr="000F3C88">
        <w:rPr>
          <w:rFonts w:ascii="Times New Roman" w:hAnsi="Times New Roman" w:cs="Times New Roman"/>
        </w:rPr>
        <w:t xml:space="preserve"> The recommended best practices and the enforcement procedure operate as follows.</w:t>
      </w:r>
    </w:p>
    <w:p w14:paraId="5978CE1B"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12.1 Recommended Best Practices. </w:t>
      </w:r>
    </w:p>
    <w:p w14:paraId="260F519B" w14:textId="66F82A3A" w:rsidR="000A0DE6" w:rsidRPr="000F3C88" w:rsidRDefault="00000000" w:rsidP="00E53CA6">
      <w:pPr>
        <w:rPr>
          <w:rFonts w:ascii="Times New Roman" w:hAnsi="Times New Roman" w:cs="Times New Roman"/>
        </w:rPr>
      </w:pPr>
      <w:r w:rsidRPr="000F3C88">
        <w:rPr>
          <w:rFonts w:ascii="Times New Roman" w:hAnsi="Times New Roman" w:cs="Times New Roman"/>
        </w:rPr>
        <w:t>The following practices exceed minimum legal requirements and represent the standard to which SCDES aspires for all AI deployments. The project sponsor and the community impact reviewer shall consider each of these practices during pilot planning and document the disposition.</w:t>
      </w:r>
    </w:p>
    <w:p w14:paraId="34BA6F8A" w14:textId="77777777" w:rsidR="000A0DE6" w:rsidRPr="000F3C88" w:rsidRDefault="00000000">
      <w:pPr>
        <w:rPr>
          <w:rFonts w:ascii="Times New Roman" w:hAnsi="Times New Roman" w:cs="Times New Roman"/>
        </w:rPr>
      </w:pPr>
      <w:r w:rsidRPr="000F3C88">
        <w:rPr>
          <w:rFonts w:ascii="Times New Roman" w:hAnsi="Times New Roman" w:cs="Times New Roman"/>
        </w:rPr>
        <w:t>(a) Conduct accessibility testing with actual assistive technology users, not merely automated scanning tools, before Gate 3 deployment, recognizing that automated tools identify approximately thirty to forty percent of accessibility issues while manual testing with users identifies the remainder.</w:t>
      </w:r>
    </w:p>
    <w:p w14:paraId="6F55DEDE" w14:textId="77777777" w:rsidR="000A0DE6" w:rsidRPr="000F3C88" w:rsidRDefault="00000000">
      <w:pPr>
        <w:rPr>
          <w:rFonts w:ascii="Times New Roman" w:hAnsi="Times New Roman" w:cs="Times New Roman"/>
        </w:rPr>
      </w:pPr>
      <w:r w:rsidRPr="000F3C88">
        <w:rPr>
          <w:rFonts w:ascii="Times New Roman" w:hAnsi="Times New Roman" w:cs="Times New Roman"/>
        </w:rPr>
        <w:t>(b) Include persons with disabilities in pilot user groups during controlled testing under Section 17 of this Manual to surface accessibility barriers before production deployment.</w:t>
      </w:r>
    </w:p>
    <w:p w14:paraId="4C53CD67" w14:textId="77777777" w:rsidR="000A0DE6" w:rsidRPr="000F3C88" w:rsidRDefault="00000000">
      <w:pPr>
        <w:rPr>
          <w:rFonts w:ascii="Times New Roman" w:hAnsi="Times New Roman" w:cs="Times New Roman"/>
        </w:rPr>
      </w:pPr>
      <w:r w:rsidRPr="000F3C88">
        <w:rPr>
          <w:rFonts w:ascii="Times New Roman" w:hAnsi="Times New Roman" w:cs="Times New Roman"/>
        </w:rPr>
        <w:t>(c) Target WCAG 2.2 Level AA standards, published October 2023, which include additional success criteria for cognitive accessibility, dragging movements, and consistent help mechanisms.</w:t>
      </w:r>
    </w:p>
    <w:p w14:paraId="45FBD1B1" w14:textId="77777777" w:rsidR="000A0DE6" w:rsidRPr="000F3C88" w:rsidRDefault="00000000">
      <w:pPr>
        <w:rPr>
          <w:rFonts w:ascii="Times New Roman" w:hAnsi="Times New Roman" w:cs="Times New Roman"/>
        </w:rPr>
      </w:pPr>
      <w:r w:rsidRPr="000F3C88">
        <w:rPr>
          <w:rFonts w:ascii="Times New Roman" w:hAnsi="Times New Roman" w:cs="Times New Roman"/>
        </w:rPr>
        <w:t>(d) Design AI outputs for plain language readability, targeting an eighth-grade reading level consistent with the Plain Writing Act of 2010, to ensure understandability for persons with cognitive disabilities and limited English proficiency.</w:t>
      </w:r>
    </w:p>
    <w:p w14:paraId="68A85501" w14:textId="77777777" w:rsidR="000A0DE6" w:rsidRPr="000F3C88" w:rsidRDefault="00000000">
      <w:pPr>
        <w:rPr>
          <w:rFonts w:ascii="Times New Roman" w:hAnsi="Times New Roman" w:cs="Times New Roman"/>
        </w:rPr>
      </w:pPr>
      <w:r w:rsidRPr="000F3C88">
        <w:rPr>
          <w:rFonts w:ascii="Times New Roman" w:hAnsi="Times New Roman" w:cs="Times New Roman"/>
        </w:rPr>
        <w:t>(e) Implement real-time accessibility monitoring for production AI systems generating dynamic content.</w:t>
      </w:r>
    </w:p>
    <w:p w14:paraId="1CD2022C" w14:textId="77777777" w:rsidR="000A0DE6" w:rsidRPr="000F3C88" w:rsidRDefault="00000000">
      <w:pPr>
        <w:rPr>
          <w:rFonts w:ascii="Times New Roman" w:hAnsi="Times New Roman" w:cs="Times New Roman"/>
        </w:rPr>
      </w:pPr>
      <w:r w:rsidRPr="000F3C88">
        <w:rPr>
          <w:rFonts w:ascii="Times New Roman" w:hAnsi="Times New Roman" w:cs="Times New Roman"/>
        </w:rPr>
        <w:t>(f) Maintain a Voluntary Product Accessibility Template or equivalent accessibility conformance report for each AI system in the Registry.</w:t>
      </w:r>
    </w:p>
    <w:p w14:paraId="3FAA20A9" w14:textId="77777777" w:rsidR="000A0DE6" w:rsidRPr="000F3C88" w:rsidRDefault="00000000">
      <w:pPr>
        <w:rPr>
          <w:rFonts w:ascii="Times New Roman" w:hAnsi="Times New Roman" w:cs="Times New Roman"/>
        </w:rPr>
      </w:pPr>
      <w:r w:rsidRPr="000F3C88">
        <w:rPr>
          <w:rFonts w:ascii="Times New Roman" w:hAnsi="Times New Roman" w:cs="Times New Roman"/>
        </w:rPr>
        <w:t>(g) Establish an accessibility feedback mechanism with a commitment to respond within five business days and remediate within thirty days.</w:t>
      </w:r>
    </w:p>
    <w:p w14:paraId="77AA3612"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12.2 Enforcement and Accountability. </w:t>
      </w:r>
    </w:p>
    <w:p w14:paraId="7CB3C297" w14:textId="59E66B2B"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Accessibility compliance is reviewed at Gate 2 (Pilot Authorization) and at Gate 3 (Operational Deployment Approval). No AI system may proceed to production deployment without documented </w:t>
      </w:r>
      <w:r w:rsidRPr="000F3C88">
        <w:rPr>
          <w:rFonts w:ascii="Times New Roman" w:hAnsi="Times New Roman" w:cs="Times New Roman"/>
        </w:rPr>
        <w:lastRenderedPageBreak/>
        <w:t>accessibility testing results. The AI Governance Council may grant a time-limited exception not exceeding ninety days for systems with a documented remediation plan, but only if an accessible alternative pathway exists for affected users during the remediation period. Accessibility failures in production that result in denial of service to a person with a disability are classified as Level 2 incidents under Section 22 of this Manual and the corresponding rule in Section 11 of the Governance Framework.</w:t>
      </w:r>
    </w:p>
    <w:p w14:paraId="173D1AD6"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13. Required Documentation Inventory</w:t>
      </w:r>
    </w:p>
    <w:p w14:paraId="1E3B4083" w14:textId="77777777" w:rsidR="000A0DE6" w:rsidRPr="000F3C88" w:rsidRDefault="00000000">
      <w:pPr>
        <w:rPr>
          <w:rFonts w:ascii="Times New Roman" w:hAnsi="Times New Roman" w:cs="Times New Roman"/>
        </w:rPr>
      </w:pPr>
      <w:r w:rsidRPr="000F3C88">
        <w:rPr>
          <w:rFonts w:ascii="Times New Roman" w:hAnsi="Times New Roman" w:cs="Times New Roman"/>
        </w:rPr>
        <w:t>The substantive administrative record duty is set forth in Section 10 of the SCDES AI Governance Framework. The required documentation inventory for each AI project operates as follows. The operational owner is responsible for maintaining each component of the documentation set throughout the project's lifecycle. The AI Strategist conducts an annual completeness audit at Gate 5.</w:t>
      </w:r>
    </w:p>
    <w:p w14:paraId="6226A0FA" w14:textId="77777777" w:rsidR="000A0DE6" w:rsidRPr="000F3C88" w:rsidRDefault="00000000">
      <w:pPr>
        <w:rPr>
          <w:rFonts w:ascii="Times New Roman" w:hAnsi="Times New Roman" w:cs="Times New Roman"/>
        </w:rPr>
      </w:pPr>
      <w:r w:rsidRPr="000F3C88">
        <w:rPr>
          <w:rFonts w:ascii="Times New Roman" w:hAnsi="Times New Roman" w:cs="Times New Roman"/>
        </w:rPr>
        <w:t>(a) Intake form and project proposal (Appendix G).</w:t>
      </w:r>
    </w:p>
    <w:p w14:paraId="7EFA8A48" w14:textId="77777777" w:rsidR="000A0DE6" w:rsidRPr="000F3C88" w:rsidRDefault="00000000">
      <w:pPr>
        <w:rPr>
          <w:rFonts w:ascii="Times New Roman" w:hAnsi="Times New Roman" w:cs="Times New Roman"/>
        </w:rPr>
      </w:pPr>
      <w:r w:rsidRPr="000F3C88">
        <w:rPr>
          <w:rFonts w:ascii="Times New Roman" w:hAnsi="Times New Roman" w:cs="Times New Roman"/>
        </w:rPr>
        <w:t>(b) Risk classification scoring sheet (Appendix B) and classification record.</w:t>
      </w:r>
    </w:p>
    <w:p w14:paraId="6C97E8D6" w14:textId="77777777" w:rsidR="000A0DE6" w:rsidRPr="000F3C88" w:rsidRDefault="00000000">
      <w:pPr>
        <w:rPr>
          <w:rFonts w:ascii="Times New Roman" w:hAnsi="Times New Roman" w:cs="Times New Roman"/>
        </w:rPr>
      </w:pPr>
      <w:r w:rsidRPr="000F3C88">
        <w:rPr>
          <w:rFonts w:ascii="Times New Roman" w:hAnsi="Times New Roman" w:cs="Times New Roman"/>
        </w:rPr>
        <w:t>(c) AI System Registry entry (Appendix C) and update history.</w:t>
      </w:r>
    </w:p>
    <w:p w14:paraId="1ACC3D2D" w14:textId="77777777" w:rsidR="000A0DE6" w:rsidRPr="000F3C88" w:rsidRDefault="00000000">
      <w:pPr>
        <w:rPr>
          <w:rFonts w:ascii="Times New Roman" w:hAnsi="Times New Roman" w:cs="Times New Roman"/>
        </w:rPr>
      </w:pPr>
      <w:r w:rsidRPr="000F3C88">
        <w:rPr>
          <w:rFonts w:ascii="Times New Roman" w:hAnsi="Times New Roman" w:cs="Times New Roman"/>
        </w:rPr>
        <w:t>(d) Technical documentation, including system architecture description, model documentation, and data flow diagrams.</w:t>
      </w:r>
    </w:p>
    <w:p w14:paraId="28539C53" w14:textId="77777777" w:rsidR="000A0DE6" w:rsidRPr="000F3C88" w:rsidRDefault="00000000">
      <w:pPr>
        <w:rPr>
          <w:rFonts w:ascii="Times New Roman" w:hAnsi="Times New Roman" w:cs="Times New Roman"/>
        </w:rPr>
      </w:pPr>
      <w:r w:rsidRPr="000F3C88">
        <w:rPr>
          <w:rFonts w:ascii="Times New Roman" w:hAnsi="Times New Roman" w:cs="Times New Roman"/>
        </w:rPr>
        <w:t>(e) Data Readiness Package (Appendix D).</w:t>
      </w:r>
    </w:p>
    <w:p w14:paraId="2AA0DFBD"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(f) Community Impact Screening (Appendix F) for </w:t>
      </w:r>
      <w:del w:id="38" w:author="SCDES AI Activation — Draft 2" w:date="2026-07-09T00:00:00Z">
        <w:r w:rsidRPr="000F3C88">
          <w:rPr>
            <w:rFonts w:ascii="Times New Roman" w:hAnsi="Times New Roman" w:cs="Times New Roman"/>
          </w:rPr>
          <w:delText xml:space="preserve">Bucket </w:delText>
        </w:r>
      </w:del>
      <w:ins w:id="39" w:author="SCDES AI Activation — Draft 2" w:date="2026-07-09T00:00:00Z">
        <w:r w:rsidRPr="000F3C88">
          <w:rPr>
            <w:rFonts w:ascii="Times New Roman" w:hAnsi="Times New Roman" w:cs="Times New Roman"/>
          </w:rPr>
          <w:t xml:space="preserve">Category </w:t>
        </w:r>
      </w:ins>
      <w:r w:rsidRPr="000F3C88">
        <w:rPr>
          <w:rFonts w:ascii="Times New Roman" w:hAnsi="Times New Roman" w:cs="Times New Roman"/>
        </w:rPr>
        <w:t xml:space="preserve">2 and </w:t>
      </w:r>
      <w:del w:id="40" w:author="SCDES AI Activation — Draft 2" w:date="2026-07-09T00:00:00Z">
        <w:r w:rsidRPr="000F3C88">
          <w:rPr>
            <w:rFonts w:ascii="Times New Roman" w:hAnsi="Times New Roman" w:cs="Times New Roman"/>
          </w:rPr>
          <w:delText xml:space="preserve">Bucket </w:delText>
        </w:r>
      </w:del>
      <w:ins w:id="41" w:author="SCDES AI Activation — Draft 2" w:date="2026-07-09T00:00:00Z">
        <w:r w:rsidRPr="000F3C88">
          <w:rPr>
            <w:rFonts w:ascii="Times New Roman" w:hAnsi="Times New Roman" w:cs="Times New Roman"/>
          </w:rPr>
          <w:t xml:space="preserve">Category </w:t>
        </w:r>
      </w:ins>
      <w:r w:rsidRPr="000F3C88">
        <w:rPr>
          <w:rFonts w:ascii="Times New Roman" w:hAnsi="Times New Roman" w:cs="Times New Roman"/>
        </w:rPr>
        <w:t>3 projects, including the preliminary screening, the bias testing plan, the bias testing results, and ongoing monitoring records.</w:t>
      </w:r>
    </w:p>
    <w:p w14:paraId="78B4295A" w14:textId="77777777" w:rsidR="000A0DE6" w:rsidRPr="000F3C88" w:rsidRDefault="00000000">
      <w:pPr>
        <w:rPr>
          <w:rFonts w:ascii="Times New Roman" w:hAnsi="Times New Roman" w:cs="Times New Roman"/>
        </w:rPr>
      </w:pPr>
      <w:r w:rsidRPr="000F3C88">
        <w:rPr>
          <w:rFonts w:ascii="Times New Roman" w:hAnsi="Times New Roman" w:cs="Times New Roman"/>
        </w:rPr>
        <w:t>(g) Accessibility testing records, including any Voluntary Product Accessibility Template.</w:t>
      </w:r>
    </w:p>
    <w:p w14:paraId="32A35DC7" w14:textId="77777777" w:rsidR="000A0DE6" w:rsidRPr="000F3C88" w:rsidRDefault="00000000">
      <w:pPr>
        <w:rPr>
          <w:rFonts w:ascii="Times New Roman" w:hAnsi="Times New Roman" w:cs="Times New Roman"/>
        </w:rPr>
      </w:pPr>
      <w:r w:rsidRPr="000F3C88">
        <w:rPr>
          <w:rFonts w:ascii="Times New Roman" w:hAnsi="Times New Roman" w:cs="Times New Roman"/>
        </w:rPr>
        <w:t>(h) Federal alignment documentation for projects involving delegated programs, including any federal regional notifications issued under Section 6A.2 of the Governance Framework.</w:t>
      </w:r>
    </w:p>
    <w:p w14:paraId="40516D57" w14:textId="77777777" w:rsidR="000A0DE6" w:rsidRPr="000F3C88" w:rsidRDefault="00000000">
      <w:pPr>
        <w:rPr>
          <w:rFonts w:ascii="Times New Roman" w:hAnsi="Times New Roman" w:cs="Times New Roman"/>
        </w:rPr>
      </w:pPr>
      <w:r w:rsidRPr="000F3C88">
        <w:rPr>
          <w:rFonts w:ascii="Times New Roman" w:hAnsi="Times New Roman" w:cs="Times New Roman"/>
        </w:rPr>
        <w:t>(i) Vendor AI disclosure records (Appendix E) and the executed contract incorporating the six mandatory provisions.</w:t>
      </w:r>
    </w:p>
    <w:p w14:paraId="0EDC787A" w14:textId="77777777" w:rsidR="000A0DE6" w:rsidRPr="000F3C88" w:rsidRDefault="00000000">
      <w:pPr>
        <w:rPr>
          <w:rFonts w:ascii="Times New Roman" w:hAnsi="Times New Roman" w:cs="Times New Roman"/>
        </w:rPr>
      </w:pPr>
      <w:r w:rsidRPr="000F3C88">
        <w:rPr>
          <w:rFonts w:ascii="Times New Roman" w:hAnsi="Times New Roman" w:cs="Times New Roman"/>
        </w:rPr>
        <w:t>(j) Vendor model substitution notices and the supporting test results under Section 10 of this Manual.</w:t>
      </w:r>
    </w:p>
    <w:p w14:paraId="3B0699F1" w14:textId="77777777" w:rsidR="000A0DE6" w:rsidRPr="000F3C88" w:rsidRDefault="00000000">
      <w:pPr>
        <w:rPr>
          <w:rFonts w:ascii="Times New Roman" w:hAnsi="Times New Roman" w:cs="Times New Roman"/>
        </w:rPr>
      </w:pPr>
      <w:r w:rsidRPr="000F3C88">
        <w:rPr>
          <w:rFonts w:ascii="Times New Roman" w:hAnsi="Times New Roman" w:cs="Times New Roman"/>
        </w:rPr>
        <w:t>(k) Performance reports against baseline, conducted under the Standardized Evaluation Methodology (Appendix J).</w:t>
      </w:r>
    </w:p>
    <w:p w14:paraId="074C802E"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(l) Decision records from each stage gate, including the Council's rationale, conditions imposed, and any dissenting views, </w:t>
      </w:r>
      <w:del w:id="42" w:author="SCDES AI Activation — Draft 2" w:date="2026-07-09T00:00:00Z">
        <w:r w:rsidRPr="000F3C88">
          <w:rPr>
            <w:rFonts w:ascii="Times New Roman" w:hAnsi="Times New Roman" w:cs="Times New Roman"/>
          </w:rPr>
          <w:delText>recorded under Section 3.5 of this Manual.</w:delText>
        </w:r>
      </w:del>
      <w:ins w:id="43" w:author="SCDES AI Activation — Draft 2" w:date="2026-07-09T00:00:00Z">
        <w:r w:rsidRPr="000F3C88">
          <w:rPr>
            <w:rFonts w:ascii="Times New Roman" w:hAnsi="Times New Roman" w:cs="Times New Roman"/>
          </w:rPr>
          <w:t>recorded under Section 3.7 of this Manual.</w:t>
        </w:r>
      </w:ins>
    </w:p>
    <w:p w14:paraId="1CDE1F15" w14:textId="77777777" w:rsidR="000A0DE6" w:rsidRPr="000F3C88" w:rsidRDefault="00000000">
      <w:pPr>
        <w:rPr>
          <w:rFonts w:ascii="Times New Roman" w:hAnsi="Times New Roman" w:cs="Times New Roman"/>
        </w:rPr>
      </w:pPr>
      <w:r w:rsidRPr="000F3C88">
        <w:rPr>
          <w:rFonts w:ascii="Times New Roman" w:hAnsi="Times New Roman" w:cs="Times New Roman"/>
        </w:rPr>
        <w:t>(m) Change logs and version history for the AI system itself.</w:t>
      </w:r>
    </w:p>
    <w:p w14:paraId="105B2F37" w14:textId="77777777" w:rsidR="000A0DE6" w:rsidRPr="000F3C88" w:rsidRDefault="00000000">
      <w:pPr>
        <w:rPr>
          <w:rFonts w:ascii="Times New Roman" w:hAnsi="Times New Roman" w:cs="Times New Roman"/>
        </w:rPr>
      </w:pPr>
      <w:r w:rsidRPr="000F3C88">
        <w:rPr>
          <w:rFonts w:ascii="Times New Roman" w:hAnsi="Times New Roman" w:cs="Times New Roman"/>
        </w:rPr>
        <w:t>(n) Training records for all personnel interacting with the AI system.</w:t>
      </w:r>
    </w:p>
    <w:p w14:paraId="152F0881" w14:textId="77777777" w:rsidR="000A0DE6" w:rsidRPr="000F3C88" w:rsidRDefault="00000000">
      <w:pPr>
        <w:rPr>
          <w:rFonts w:ascii="Times New Roman" w:hAnsi="Times New Roman" w:cs="Times New Roman"/>
        </w:rPr>
      </w:pPr>
      <w:r w:rsidRPr="000F3C88">
        <w:rPr>
          <w:rFonts w:ascii="Times New Roman" w:hAnsi="Times New Roman" w:cs="Times New Roman"/>
        </w:rPr>
        <w:t>(o) Incident reports (Appendix L) and lookback reviews under Section 22 of this Manual.</w:t>
      </w:r>
    </w:p>
    <w:p w14:paraId="48660731" w14:textId="77777777" w:rsidR="000A0DE6" w:rsidRPr="000F3C88" w:rsidRDefault="00000000">
      <w:pPr>
        <w:rPr>
          <w:rFonts w:ascii="Times New Roman" w:hAnsi="Times New Roman" w:cs="Times New Roman"/>
        </w:rPr>
      </w:pPr>
      <w:r w:rsidRPr="000F3C88">
        <w:rPr>
          <w:rFonts w:ascii="Times New Roman" w:hAnsi="Times New Roman" w:cs="Times New Roman"/>
        </w:rPr>
        <w:t>(p) Model Card (Appendix K) for the AI system.</w:t>
      </w:r>
    </w:p>
    <w:p w14:paraId="0D2EC3D6" w14:textId="77777777" w:rsidR="000A0DE6" w:rsidRPr="000F3C88" w:rsidRDefault="00000000">
      <w:pPr>
        <w:rPr>
          <w:rFonts w:ascii="Times New Roman" w:hAnsi="Times New Roman" w:cs="Times New Roman"/>
        </w:rPr>
      </w:pPr>
      <w:r w:rsidRPr="000F3C88">
        <w:rPr>
          <w:rFonts w:ascii="Times New Roman" w:hAnsi="Times New Roman" w:cs="Times New Roman"/>
        </w:rPr>
        <w:lastRenderedPageBreak/>
        <w:t>(q) Sunset and deprecation documentation under Section 23 of this Manual.</w:t>
      </w:r>
    </w:p>
    <w:p w14:paraId="561BA4D5" w14:textId="77777777" w:rsidR="000A0DE6" w:rsidRPr="000F3C88" w:rsidRDefault="00000000">
      <w:pPr>
        <w:rPr>
          <w:rFonts w:ascii="Times New Roman" w:hAnsi="Times New Roman" w:cs="Times New Roman"/>
        </w:rPr>
      </w:pPr>
      <w:r w:rsidRPr="000F3C88">
        <w:rPr>
          <w:rFonts w:ascii="Times New Roman" w:hAnsi="Times New Roman" w:cs="Times New Roman"/>
        </w:rPr>
        <w:t>Documentation is retained under the retention schedule set forth in Section 12 of the SCDES AI Governance Framework. Retention of superseded model artifacts under the active-enforcement rule is the responsibility of the operational owner in coordination with General Counsel.</w:t>
      </w:r>
    </w:p>
    <w:p w14:paraId="7D8F7324"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14. AI Project Intake Process</w:t>
      </w:r>
    </w:p>
    <w:p w14:paraId="03411E46" w14:textId="77777777" w:rsidR="000A0DE6" w:rsidRPr="000F3C88" w:rsidRDefault="00000000">
      <w:pPr>
        <w:rPr>
          <w:rFonts w:ascii="Times New Roman" w:hAnsi="Times New Roman" w:cs="Times New Roman"/>
        </w:rPr>
      </w:pPr>
      <w:r w:rsidRPr="000F3C88">
        <w:rPr>
          <w:rFonts w:ascii="Times New Roman" w:hAnsi="Times New Roman" w:cs="Times New Roman"/>
        </w:rPr>
        <w:t>No AI project may proceed within SCDES without a formal submission through the intake process established in this Section. The intake form (Appendix G) serves as the initial governance document for every proposed AI application, and its completion is a prerequisite to any expenditure of agency resources, vendor engagement, or technical development activity.</w:t>
      </w:r>
    </w:p>
    <w:p w14:paraId="74331002" w14:textId="77777777" w:rsidR="000A0DE6" w:rsidRPr="000F3C88" w:rsidRDefault="00000000">
      <w:pPr>
        <w:rPr>
          <w:rFonts w:ascii="Times New Roman" w:hAnsi="Times New Roman" w:cs="Times New Roman"/>
        </w:rPr>
      </w:pPr>
      <w:r w:rsidRPr="000F3C88">
        <w:rPr>
          <w:rFonts w:ascii="Times New Roman" w:hAnsi="Times New Roman" w:cs="Times New Roman"/>
        </w:rPr>
        <w:t>The intake submission requires the project sponsor to articulate, in writing:</w:t>
      </w:r>
    </w:p>
    <w:p w14:paraId="65FA1FDA" w14:textId="77777777" w:rsidR="000A0DE6" w:rsidRPr="000F3C88" w:rsidRDefault="00000000">
      <w:pPr>
        <w:rPr>
          <w:rFonts w:ascii="Times New Roman" w:hAnsi="Times New Roman" w:cs="Times New Roman"/>
        </w:rPr>
      </w:pPr>
      <w:r w:rsidRPr="000F3C88">
        <w:rPr>
          <w:rFonts w:ascii="Times New Roman" w:hAnsi="Times New Roman" w:cs="Times New Roman"/>
        </w:rPr>
        <w:t>(a) the problem statement and current-state description that establishes the operational need;</w:t>
      </w:r>
    </w:p>
    <w:p w14:paraId="47A4DA04" w14:textId="77777777" w:rsidR="000A0DE6" w:rsidRPr="000F3C88" w:rsidRDefault="00000000">
      <w:pPr>
        <w:rPr>
          <w:rFonts w:ascii="Times New Roman" w:hAnsi="Times New Roman" w:cs="Times New Roman"/>
        </w:rPr>
      </w:pPr>
      <w:r w:rsidRPr="000F3C88">
        <w:rPr>
          <w:rFonts w:ascii="Times New Roman" w:hAnsi="Times New Roman" w:cs="Times New Roman"/>
        </w:rPr>
        <w:t>(b) the mission alignment justification demonstrating nexus to the agency's statutory responsibilities;</w:t>
      </w:r>
    </w:p>
    <w:p w14:paraId="1A4CB3E8"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(c) </w:t>
      </w:r>
      <w:del w:id="44" w:author="SCDES AI Activation — Draft 2" w:date="2026-07-09T00:00:00Z">
        <w:r w:rsidRPr="000F3C88">
          <w:rPr>
            <w:rFonts w:ascii="Times New Roman" w:hAnsi="Times New Roman" w:cs="Times New Roman"/>
          </w:rPr>
          <w:delText>the proposed use case bucket classification under Section 5 of the Governance Framework</w:delText>
        </w:r>
      </w:del>
      <w:ins w:id="45" w:author="SCDES AI Activation — Draft 2" w:date="2026-07-09T00:00:00Z">
        <w:r w:rsidRPr="000F3C88">
          <w:rPr>
            <w:rFonts w:ascii="Times New Roman" w:hAnsi="Times New Roman" w:cs="Times New Roman"/>
          </w:rPr>
          <w:t>the proposed use case category under Section 5 of the Governance Framework</w:t>
        </w:r>
      </w:ins>
      <w:r w:rsidRPr="000F3C88">
        <w:rPr>
          <w:rFonts w:ascii="Times New Roman" w:hAnsi="Times New Roman" w:cs="Times New Roman"/>
        </w:rPr>
        <w:t>;</w:t>
      </w:r>
    </w:p>
    <w:p w14:paraId="0B9E86B4" w14:textId="77777777" w:rsidR="000A0DE6" w:rsidRPr="000F3C88" w:rsidRDefault="00000000">
      <w:pPr>
        <w:rPr>
          <w:rFonts w:ascii="Times New Roman" w:hAnsi="Times New Roman" w:cs="Times New Roman"/>
        </w:rPr>
      </w:pPr>
      <w:r w:rsidRPr="000F3C88">
        <w:rPr>
          <w:rFonts w:ascii="Times New Roman" w:hAnsi="Times New Roman" w:cs="Times New Roman"/>
        </w:rPr>
        <w:t>(d) the expected measurable benefits with reference to available baseline data;</w:t>
      </w:r>
    </w:p>
    <w:p w14:paraId="5BA25C70" w14:textId="77777777" w:rsidR="000A0DE6" w:rsidRPr="000F3C88" w:rsidRDefault="00000000">
      <w:pPr>
        <w:rPr>
          <w:rFonts w:ascii="Times New Roman" w:hAnsi="Times New Roman" w:cs="Times New Roman"/>
        </w:rPr>
      </w:pPr>
      <w:r w:rsidRPr="000F3C88">
        <w:rPr>
          <w:rFonts w:ascii="Times New Roman" w:hAnsi="Times New Roman" w:cs="Times New Roman"/>
        </w:rPr>
        <w:t>(e) the data sources and a preliminary data readiness assessment;</w:t>
      </w:r>
    </w:p>
    <w:p w14:paraId="7EC1259A" w14:textId="77777777" w:rsidR="000A0DE6" w:rsidRPr="000F3C88" w:rsidRDefault="00000000">
      <w:pPr>
        <w:rPr>
          <w:rFonts w:ascii="Times New Roman" w:hAnsi="Times New Roman" w:cs="Times New Roman"/>
        </w:rPr>
      </w:pPr>
      <w:r w:rsidRPr="000F3C88">
        <w:rPr>
          <w:rFonts w:ascii="Times New Roman" w:hAnsi="Times New Roman" w:cs="Times New Roman"/>
        </w:rPr>
        <w:t>(f) a preliminary risk classification using the factors established in Section 7 of the Governance Framework and the procedure in Section 6 of this Manual;</w:t>
      </w:r>
    </w:p>
    <w:p w14:paraId="52CC7AE2" w14:textId="77777777" w:rsidR="000A0DE6" w:rsidRPr="000F3C88" w:rsidRDefault="00000000">
      <w:pPr>
        <w:rPr>
          <w:rFonts w:ascii="Times New Roman" w:hAnsi="Times New Roman" w:cs="Times New Roman"/>
        </w:rPr>
      </w:pPr>
      <w:r w:rsidRPr="000F3C88">
        <w:rPr>
          <w:rFonts w:ascii="Times New Roman" w:hAnsi="Times New Roman" w:cs="Times New Roman"/>
        </w:rPr>
        <w:t>(g) the funding status, if known;</w:t>
      </w:r>
    </w:p>
    <w:p w14:paraId="09930633" w14:textId="77777777" w:rsidR="000A0DE6" w:rsidRPr="000F3C88" w:rsidRDefault="00000000">
      <w:pPr>
        <w:rPr>
          <w:rFonts w:ascii="Times New Roman" w:hAnsi="Times New Roman" w:cs="Times New Roman"/>
        </w:rPr>
      </w:pPr>
      <w:r w:rsidRPr="000F3C88">
        <w:rPr>
          <w:rFonts w:ascii="Times New Roman" w:hAnsi="Times New Roman" w:cs="Times New Roman"/>
        </w:rPr>
        <w:t>(h) the alternatives considered, including non-AI solutions, because this Manual requires demonstration that AI is the appropriate tool for the problem, not merely an available one;</w:t>
      </w:r>
    </w:p>
    <w:p w14:paraId="68617AB0" w14:textId="77777777" w:rsidR="000A0DE6" w:rsidRPr="000F3C88" w:rsidRDefault="00000000">
      <w:pPr>
        <w:rPr>
          <w:rFonts w:ascii="Times New Roman" w:hAnsi="Times New Roman" w:cs="Times New Roman"/>
        </w:rPr>
      </w:pPr>
      <w:r w:rsidRPr="000F3C88">
        <w:rPr>
          <w:rFonts w:ascii="Times New Roman" w:hAnsi="Times New Roman" w:cs="Times New Roman"/>
        </w:rPr>
        <w:t>(i) the project sponsor and proposed ownership roles as defined in Section 6.2 of the Governance Framework and Section 5 of this Manual;</w:t>
      </w:r>
    </w:p>
    <w:p w14:paraId="7EAC998F"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(j) the preliminary community impact screening </w:t>
      </w:r>
      <w:del w:id="46" w:author="SCDES AI Activation — Draft 2" w:date="2026-07-09T00:00:00Z">
        <w:r w:rsidRPr="000F3C88">
          <w:rPr>
            <w:rFonts w:ascii="Times New Roman" w:hAnsi="Times New Roman" w:cs="Times New Roman"/>
          </w:rPr>
          <w:delText>required for Bucket 2 and above under Section 11 of this Manual</w:delText>
        </w:r>
      </w:del>
      <w:ins w:id="47" w:author="SCDES AI Activation — Draft 2" w:date="2026-07-09T00:00:00Z">
        <w:r w:rsidRPr="000F3C88">
          <w:rPr>
            <w:rFonts w:ascii="Times New Roman" w:hAnsi="Times New Roman" w:cs="Times New Roman"/>
          </w:rPr>
          <w:t>required for Category 2 and Category 3 projects under Section 11 of this Manual</w:t>
        </w:r>
      </w:ins>
      <w:r w:rsidRPr="000F3C88">
        <w:rPr>
          <w:rFonts w:ascii="Times New Roman" w:hAnsi="Times New Roman" w:cs="Times New Roman"/>
        </w:rPr>
        <w:t>;</w:t>
      </w:r>
    </w:p>
    <w:p w14:paraId="3E8C0B2B" w14:textId="77777777" w:rsidR="000A0DE6" w:rsidRPr="000F3C88" w:rsidRDefault="00000000">
      <w:pPr>
        <w:rPr>
          <w:rFonts w:ascii="Times New Roman" w:hAnsi="Times New Roman" w:cs="Times New Roman"/>
        </w:rPr>
      </w:pPr>
      <w:r w:rsidRPr="000F3C88">
        <w:rPr>
          <w:rFonts w:ascii="Times New Roman" w:hAnsi="Times New Roman" w:cs="Times New Roman"/>
        </w:rPr>
        <w:t>(k) the federal program nexus identification; and</w:t>
      </w:r>
    </w:p>
    <w:p w14:paraId="1D955301" w14:textId="77777777" w:rsidR="000A0DE6" w:rsidRPr="000F3C88" w:rsidRDefault="00000000">
      <w:pPr>
        <w:rPr>
          <w:rFonts w:ascii="Times New Roman" w:hAnsi="Times New Roman" w:cs="Times New Roman"/>
        </w:rPr>
      </w:pPr>
      <w:r w:rsidRPr="000F3C88">
        <w:rPr>
          <w:rFonts w:ascii="Times New Roman" w:hAnsi="Times New Roman" w:cs="Times New Roman"/>
        </w:rPr>
        <w:t>(l) the vendor AI disclosure status where a vendor platform is involved.</w:t>
      </w:r>
    </w:p>
    <w:p w14:paraId="049E13CD" w14:textId="77777777" w:rsidR="000A0DE6" w:rsidRPr="000F3C88" w:rsidRDefault="00000000">
      <w:pPr>
        <w:rPr>
          <w:rFonts w:ascii="Times New Roman" w:hAnsi="Times New Roman" w:cs="Times New Roman"/>
        </w:rPr>
      </w:pPr>
      <w:r w:rsidRPr="000F3C88">
        <w:rPr>
          <w:rFonts w:ascii="Times New Roman" w:hAnsi="Times New Roman" w:cs="Times New Roman"/>
        </w:rPr>
        <w:t>The intake process is deliberately comprehensive. Its purpose is to force structured thinking at the earliest possible stage, before institutional momentum or vendor enthusiasm makes course correction difficult. A project that cannot satisfactorily complete the intake form is not ready for governance review.</w:t>
      </w:r>
    </w:p>
    <w:p w14:paraId="3F6A490F"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The AI Strategist receives the completed intake form, conducts a completeness review, and routes the package to the AI Governance Council for Gate 0 consideration. Where the intake is incomplete or </w:t>
      </w:r>
      <w:r w:rsidRPr="000F3C88">
        <w:rPr>
          <w:rFonts w:ascii="Times New Roman" w:hAnsi="Times New Roman" w:cs="Times New Roman"/>
        </w:rPr>
        <w:lastRenderedPageBreak/>
        <w:t>internally inconsistent, the AI Strategist returns the package to the project sponsor with specific direction for revision.</w:t>
      </w:r>
    </w:p>
    <w:p w14:paraId="6B819705"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15. Stage-Gate Approval Procedure</w:t>
      </w:r>
    </w:p>
    <w:p w14:paraId="658B7B19"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Projects advance through the governance lifecycle by passing defined gates. </w:t>
      </w:r>
      <w:del w:id="48" w:author="SCDES AI Activation — Draft 2" w:date="2026-07-09T00:00:00Z">
        <w:r w:rsidRPr="000F3C88">
          <w:rPr>
            <w:rFonts w:ascii="Times New Roman" w:hAnsi="Times New Roman" w:cs="Times New Roman"/>
          </w:rPr>
          <w:delText>Gate approval authority is allocated under Section 6.1 of the SCDES AI Governance Framework; this Section describes the operational workflow at each gate.</w:delText>
        </w:r>
      </w:del>
      <w:ins w:id="49" w:author="SCDES AI Activation — Draft 2" w:date="2026-07-09T00:00:00Z">
        <w:r w:rsidRPr="000F3C88">
          <w:rPr>
            <w:rFonts w:ascii="Times New Roman" w:hAnsi="Times New Roman" w:cs="Times New Roman"/>
          </w:rPr>
          <w:t>Approval authority at each lifecycle phase is established by Section 6.1 of the SCDES AI Governance Framework; this Section describes the operational workflow at each gate.</w:t>
        </w:r>
      </w:ins>
    </w:p>
    <w:p w14:paraId="32FE57A8"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Gate 0: Concept Approval. Gate 0 confirms that the problem is validated, that mission alignment is established, and that </w:t>
      </w:r>
      <w:del w:id="50" w:author="SCDES AI Activation — Draft 2" w:date="2026-07-09T00:00:00Z">
        <w:r w:rsidRPr="000F3C88">
          <w:rPr>
            <w:rFonts w:ascii="Times New Roman" w:hAnsi="Times New Roman" w:cs="Times New Roman"/>
          </w:rPr>
          <w:delText>the use case bucket is correctly assigned</w:delText>
        </w:r>
      </w:del>
      <w:ins w:id="51" w:author="SCDES AI Activation — Draft 2" w:date="2026-07-09T00:00:00Z">
        <w:r w:rsidRPr="000F3C88">
          <w:rPr>
            <w:rFonts w:ascii="Times New Roman" w:hAnsi="Times New Roman" w:cs="Times New Roman"/>
          </w:rPr>
          <w:t>the use case category is correctly assigned</w:t>
        </w:r>
      </w:ins>
      <w:r w:rsidRPr="000F3C88">
        <w:rPr>
          <w:rFonts w:ascii="Times New Roman" w:hAnsi="Times New Roman" w:cs="Times New Roman"/>
        </w:rPr>
        <w:t>. Gate 0 is reserved to the AI Governance Council for all projects and is a Tier C decision. The AI Strategist circulates the intake package no fewer than five business days in advance of the Gate 0 meeting.</w:t>
      </w:r>
    </w:p>
    <w:p w14:paraId="62759F3F"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Gate 1: Readiness Confirmation. Gate 1 establishes that data, legal, and technical feasibility have been demonstrated; that state and federal alignment checks are complete; and that a funding source has been identified. </w:t>
      </w:r>
      <w:del w:id="52" w:author="SCDES AI Activation — Draft 2" w:date="2026-07-09T00:00:00Z">
        <w:r w:rsidRPr="000F3C88">
          <w:rPr>
            <w:rFonts w:ascii="Times New Roman" w:hAnsi="Times New Roman" w:cs="Times New Roman"/>
          </w:rPr>
          <w:delText>For Low-Risk and Moderate-Risk projects, Gate 1 is approved by the CTO and reported to the Council. For High-Risk projects, Gate 1 is approved by the Council.</w:delText>
        </w:r>
      </w:del>
      <w:ins w:id="53" w:author="SCDES AI Activation — Draft 2" w:date="2026-07-09T00:00:00Z">
        <w:r w:rsidRPr="000F3C88">
          <w:rPr>
            <w:rFonts w:ascii="Times New Roman" w:hAnsi="Times New Roman" w:cs="Times New Roman"/>
          </w:rPr>
          <w:t>For Low Risk and Moderate Risk projects, Gate 1 is approved by the CTO and reported to the Council. For High Risk projects, Gate 1 is approved by the Council.</w:t>
        </w:r>
      </w:ins>
      <w:r w:rsidRPr="000F3C88">
        <w:rPr>
          <w:rFonts w:ascii="Times New Roman" w:hAnsi="Times New Roman" w:cs="Times New Roman"/>
        </w:rPr>
        <w:t xml:space="preserve"> The Data Readiness Package under Section 8 of this Manual is the principal Gate 1 deliverable.</w:t>
      </w:r>
    </w:p>
    <w:p w14:paraId="556B1E35"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Gate 2: Pilot Authorization. Gate 2 approves limited deployment after confirming that the bias testing plan under Section 11 of this Manual is approved, that vendor contractual provisions are in place where applicable, and that manual fallback procedures are documented and tested. Contingency planning is reviewed at Gate 2. </w:t>
      </w:r>
      <w:del w:id="54" w:author="SCDES AI Activation — Draft 2" w:date="2026-07-09T00:00:00Z">
        <w:r w:rsidRPr="000F3C88">
          <w:rPr>
            <w:rFonts w:ascii="Times New Roman" w:hAnsi="Times New Roman" w:cs="Times New Roman"/>
          </w:rPr>
          <w:delText>For Low-Risk and Moderate-Risk projects, the CTO approves Gate 2; for High-Risk projects, the Council approves.</w:delText>
        </w:r>
      </w:del>
      <w:ins w:id="55" w:author="SCDES AI Activation — Draft 2" w:date="2026-07-09T00:00:00Z">
        <w:r w:rsidRPr="000F3C88">
          <w:rPr>
            <w:rFonts w:ascii="Times New Roman" w:hAnsi="Times New Roman" w:cs="Times New Roman"/>
          </w:rPr>
          <w:t>For Low Risk and Moderate Risk projects, the CTO approves Gate 2; for High Risk projects, the Council approves.</w:t>
        </w:r>
      </w:ins>
    </w:p>
    <w:p w14:paraId="0972CDCB"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Gate 3: Operational Deployment Approval. Gate 3 clears the system for production use after reviewing post-deployment monitoring plans, confirming incident response readiness, and accepting bias testing results. Accessibility compliance is reviewed at Gate 3. The Council reviews bias testing results for all </w:t>
      </w:r>
      <w:del w:id="56" w:author="SCDES AI Activation — Draft 2" w:date="2026-07-09T00:00:00Z">
        <w:r w:rsidRPr="000F3C88">
          <w:rPr>
            <w:rFonts w:ascii="Times New Roman" w:hAnsi="Times New Roman" w:cs="Times New Roman"/>
          </w:rPr>
          <w:delText xml:space="preserve">Bucket </w:delText>
        </w:r>
      </w:del>
      <w:ins w:id="57" w:author="SCDES AI Activation — Draft 2" w:date="2026-07-09T00:00:00Z">
        <w:r w:rsidRPr="000F3C88">
          <w:rPr>
            <w:rFonts w:ascii="Times New Roman" w:hAnsi="Times New Roman" w:cs="Times New Roman"/>
          </w:rPr>
          <w:t xml:space="preserve">Category </w:t>
        </w:r>
      </w:ins>
      <w:r w:rsidRPr="000F3C88">
        <w:rPr>
          <w:rFonts w:ascii="Times New Roman" w:hAnsi="Times New Roman" w:cs="Times New Roman"/>
        </w:rPr>
        <w:t xml:space="preserve">2 and </w:t>
      </w:r>
      <w:del w:id="58" w:author="SCDES AI Activation — Draft 2" w:date="2026-07-09T00:00:00Z">
        <w:r w:rsidRPr="000F3C88">
          <w:rPr>
            <w:rFonts w:ascii="Times New Roman" w:hAnsi="Times New Roman" w:cs="Times New Roman"/>
          </w:rPr>
          <w:delText xml:space="preserve">Bucket </w:delText>
        </w:r>
      </w:del>
      <w:ins w:id="59" w:author="SCDES AI Activation — Draft 2" w:date="2026-07-09T00:00:00Z">
        <w:r w:rsidRPr="000F3C88">
          <w:rPr>
            <w:rFonts w:ascii="Times New Roman" w:hAnsi="Times New Roman" w:cs="Times New Roman"/>
          </w:rPr>
          <w:t xml:space="preserve">Category </w:t>
        </w:r>
      </w:ins>
      <w:r w:rsidRPr="000F3C88">
        <w:rPr>
          <w:rFonts w:ascii="Times New Roman" w:hAnsi="Times New Roman" w:cs="Times New Roman"/>
        </w:rPr>
        <w:t>3 projects regardless of risk classification.</w:t>
      </w:r>
    </w:p>
    <w:p w14:paraId="144DA5DD"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Gate 4: Scaling Approval. Gate 4 authorizes expansion based on demonstrated performance against the success criteria established at Gate 2. </w:t>
      </w:r>
      <w:del w:id="60" w:author="SCDES AI Activation — Draft 2" w:date="2026-07-09T00:00:00Z">
        <w:r w:rsidRPr="000F3C88">
          <w:rPr>
            <w:rFonts w:ascii="Times New Roman" w:hAnsi="Times New Roman" w:cs="Times New Roman"/>
          </w:rPr>
          <w:delText>For Low-Risk and Moderate-Risk projects, the CTO approves Gate 4; for High-Risk projects, the Council approves.</w:delText>
        </w:r>
      </w:del>
      <w:ins w:id="61" w:author="SCDES AI Activation — Draft 2" w:date="2026-07-09T00:00:00Z">
        <w:r w:rsidRPr="000F3C88">
          <w:rPr>
            <w:rFonts w:ascii="Times New Roman" w:hAnsi="Times New Roman" w:cs="Times New Roman"/>
          </w:rPr>
          <w:t>For Low Risk and Moderate Risk projects, the CTO approves Gate 4; for High Risk projects, the Council approves.</w:t>
        </w:r>
      </w:ins>
    </w:p>
    <w:p w14:paraId="01E0BCD8" w14:textId="77777777" w:rsidR="000A0DE6" w:rsidRPr="000F3C88" w:rsidRDefault="00000000">
      <w:pPr>
        <w:rPr>
          <w:rFonts w:ascii="Times New Roman" w:hAnsi="Times New Roman" w:cs="Times New Roman"/>
        </w:rPr>
      </w:pPr>
      <w:r w:rsidRPr="000F3C88">
        <w:rPr>
          <w:rFonts w:ascii="Times New Roman" w:hAnsi="Times New Roman" w:cs="Times New Roman"/>
        </w:rPr>
        <w:t xml:space="preserve">Gate 5: Continuous Operations Review. Gate 5 is the annual review gate for all production systems. The Council reviews each system at Gate 5 regardless of risk classification. The review encompasses performance against baseline, bias metrics, cost evaluation, data quality, security posture, accessibility compliance, and continued mission alignment. </w:t>
      </w:r>
      <w:del w:id="62" w:author="SCDES AI Activation — Draft 2" w:date="2026-07-09T00:00:00Z">
        <w:r w:rsidRPr="000F3C88">
          <w:rPr>
            <w:rFonts w:ascii="Times New Roman" w:hAnsi="Times New Roman" w:cs="Times New Roman"/>
          </w:rPr>
          <w:delText>Any system that fails annual review is suspended pending remediation.</w:delText>
        </w:r>
      </w:del>
      <w:ins w:id="63" w:author="SCDES AI Activation — Draft 2" w:date="2026-07-09T00:00:00Z">
        <w:r w:rsidRPr="000F3C88">
          <w:rPr>
            <w:rFonts w:ascii="Times New Roman" w:hAnsi="Times New Roman" w:cs="Times New Roman"/>
          </w:rPr>
          <w:t xml:space="preserve">A system that fails to meet its success criteria at annual review is subject to mandatory review under Section 12 of the Governance Framework, from which the AI Governance Council </w:t>
        </w:r>
        <w:r w:rsidRPr="000F3C88">
          <w:rPr>
            <w:rFonts w:ascii="Times New Roman" w:hAnsi="Times New Roman" w:cs="Times New Roman"/>
          </w:rPr>
          <w:lastRenderedPageBreak/>
          <w:t>determines the appropriate consequence, including remediation, continued operation, suspension, or sunset under Section 4 of the Governance Framework.</w:t>
        </w:r>
      </w:ins>
    </w:p>
    <w:p w14:paraId="25B96EBB" w14:textId="77777777" w:rsidR="000A0DE6" w:rsidRPr="000F3C88" w:rsidRDefault="00000000">
      <w:pPr>
        <w:rPr>
          <w:rFonts w:ascii="Times New Roman" w:hAnsi="Times New Roman" w:cs="Times New Roman"/>
        </w:rPr>
      </w:pPr>
      <w:r w:rsidRPr="000F3C88">
        <w:rPr>
          <w:rFonts w:ascii="Times New Roman" w:hAnsi="Times New Roman" w:cs="Times New Roman"/>
        </w:rPr>
        <w:t>The gate review checklists for each gate are provided in Appendix H. No project may skip gates without Council authorization and documented justification, and any such authorization shall include the rationale for the departure and any compensating controls imposed.</w:t>
      </w:r>
    </w:p>
    <w:p w14:paraId="55D9C19E"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16. Solution Selection Hierarchy</w:t>
      </w:r>
    </w:p>
    <w:p w14:paraId="1DE5B865" w14:textId="77777777" w:rsidR="000A0DE6" w:rsidRPr="000F3C88" w:rsidRDefault="00000000">
      <w:pPr>
        <w:rPr>
          <w:rFonts w:ascii="Times New Roman" w:hAnsi="Times New Roman" w:cs="Times New Roman"/>
        </w:rPr>
      </w:pPr>
      <w:r w:rsidRPr="000F3C88">
        <w:rPr>
          <w:rFonts w:ascii="Times New Roman" w:hAnsi="Times New Roman" w:cs="Times New Roman"/>
        </w:rPr>
        <w:t>Before any AI project proceeds to technical development or vendor procurement, the project team shall evaluate available solutions in a defined order of preference. The hierarchy reflects a policy determination that the agency shall maximize the value of its existing investments and exhaust lower-cost, lower-risk options before committing to new development or commercial procurement.</w:t>
      </w:r>
    </w:p>
    <w:p w14:paraId="10DFC70C" w14:textId="77777777" w:rsidR="000A0DE6" w:rsidRPr="000F3C88" w:rsidRDefault="00000000">
      <w:pPr>
        <w:rPr>
          <w:rFonts w:ascii="Times New Roman" w:hAnsi="Times New Roman" w:cs="Times New Roman"/>
        </w:rPr>
      </w:pPr>
      <w:r w:rsidRPr="000F3C88">
        <w:rPr>
          <w:rFonts w:ascii="Times New Roman" w:hAnsi="Times New Roman" w:cs="Times New Roman"/>
        </w:rPr>
        <w:t>The hierarchy proceeds as follows. First, the agency shall determine whether the proposed capability already exists within its current technology environment, whether active, underutilized, or available through existing licenses or contracts. The Technology and Contract Capability Survey (Appendix I) provides the structured mechanism for this assessment.</w:t>
      </w:r>
    </w:p>
    <w:p w14:paraId="73E3CE5B" w14:textId="77777777" w:rsidR="000A0DE6" w:rsidRPr="000F3C88" w:rsidRDefault="00000000">
      <w:pPr>
        <w:rPr>
          <w:rFonts w:ascii="Times New Roman" w:hAnsi="Times New Roman" w:cs="Times New Roman"/>
        </w:rPr>
      </w:pPr>
      <w:r w:rsidRPr="000F3C88">
        <w:rPr>
          <w:rFonts w:ascii="Times New Roman" w:hAnsi="Times New Roman" w:cs="Times New Roman"/>
        </w:rPr>
        <w:t>Second, if no existing agency capability is adequate, the project team shall evaluate solutions available through the state technology ecosystem, including the SC AI Center of Excellence, shared state platforms, cooperative purchasing agreements with other state agencies, and solutions available from the South Carolina intragovernmental network.</w:t>
      </w:r>
    </w:p>
    <w:p w14:paraId="05705F57" w14:textId="77777777" w:rsidR="000A0DE6" w:rsidRPr="000F3C88" w:rsidRDefault="00000000">
      <w:pPr>
        <w:rPr>
          <w:rFonts w:ascii="Times New Roman" w:hAnsi="Times New Roman" w:cs="Times New Roman"/>
        </w:rPr>
      </w:pPr>
      <w:r w:rsidRPr="000F3C88">
        <w:rPr>
          <w:rFonts w:ascii="Times New Roman" w:hAnsi="Times New Roman" w:cs="Times New Roman"/>
        </w:rPr>
        <w:t>Third, the project team shall evaluate whether internal development or configuration by agency technical staff can address the need using open-source tools, existing infrastructure, or agency-developed solutions.</w:t>
      </w:r>
    </w:p>
    <w:p w14:paraId="43063DD5" w14:textId="77777777" w:rsidR="000A0DE6" w:rsidRPr="000F3C88" w:rsidRDefault="00000000">
      <w:pPr>
        <w:rPr>
          <w:rFonts w:ascii="Times New Roman" w:hAnsi="Times New Roman" w:cs="Times New Roman"/>
        </w:rPr>
      </w:pPr>
      <w:r w:rsidRPr="000F3C88">
        <w:rPr>
          <w:rFonts w:ascii="Times New Roman" w:hAnsi="Times New Roman" w:cs="Times New Roman"/>
        </w:rPr>
        <w:t>Fourth, and only after the preceding options have been evaluated and documented as inadequate, the project team may pursue external vendor procurement. Within this fourth tier, the agency shall prefer commercial off-the-shelf solutions over custom development.</w:t>
      </w:r>
    </w:p>
    <w:p w14:paraId="617EFB2E" w14:textId="77777777" w:rsidR="000A0DE6" w:rsidRPr="000F3C88" w:rsidRDefault="00000000">
      <w:pPr>
        <w:rPr>
          <w:rFonts w:ascii="Times New Roman" w:hAnsi="Times New Roman" w:cs="Times New Roman"/>
        </w:rPr>
      </w:pPr>
      <w:r w:rsidRPr="000F3C88">
        <w:rPr>
          <w:rFonts w:ascii="Times New Roman" w:hAnsi="Times New Roman" w:cs="Times New Roman"/>
        </w:rPr>
        <w:t>The project team shall document the evaluation at each level of the hierarchy, including the specific reasons why higher-preference options were determined to be inadequate, at Gate 0. This documentation is reviewed by the AI Governance Council and becomes part of the permanent project record.</w:t>
      </w:r>
    </w:p>
    <w:p w14:paraId="5F76F5A4"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17. Pilot Methodology</w:t>
      </w:r>
    </w:p>
    <w:p w14:paraId="71BA7DED" w14:textId="77777777" w:rsidR="000A0DE6" w:rsidRPr="000F3C88" w:rsidRDefault="00000000">
      <w:pPr>
        <w:rPr>
          <w:rFonts w:ascii="Times New Roman" w:hAnsi="Times New Roman" w:cs="Times New Roman"/>
        </w:rPr>
      </w:pPr>
      <w:r w:rsidRPr="000F3C88">
        <w:rPr>
          <w:rFonts w:ascii="Times New Roman" w:hAnsi="Times New Roman" w:cs="Times New Roman"/>
        </w:rPr>
        <w:t>Every AI system shall pass through a controlled pilot phase before operational deployment. The pilot is a structured evaluation designed to produce empirical evidence sufficient to support or reject a deployment decision.</w:t>
      </w:r>
    </w:p>
    <w:p w14:paraId="1A7DD5C6" w14:textId="77777777" w:rsidR="000A0DE6" w:rsidRPr="000F3C88" w:rsidRDefault="00000000">
      <w:pPr>
        <w:rPr>
          <w:rFonts w:ascii="Times New Roman" w:hAnsi="Times New Roman" w:cs="Times New Roman"/>
        </w:rPr>
      </w:pPr>
      <w:r w:rsidRPr="000F3C88">
        <w:rPr>
          <w:rFonts w:ascii="Times New Roman" w:hAnsi="Times New Roman" w:cs="Times New Roman"/>
        </w:rPr>
        <w:t>Each pilot shall:</w:t>
      </w:r>
    </w:p>
    <w:p w14:paraId="687EDD53" w14:textId="77777777" w:rsidR="000A0DE6" w:rsidRPr="000F3C88" w:rsidRDefault="00000000">
      <w:pPr>
        <w:rPr>
          <w:rFonts w:ascii="Times New Roman" w:hAnsi="Times New Roman" w:cs="Times New Roman"/>
        </w:rPr>
      </w:pPr>
      <w:r w:rsidRPr="000F3C88">
        <w:rPr>
          <w:rFonts w:ascii="Times New Roman" w:hAnsi="Times New Roman" w:cs="Times New Roman"/>
        </w:rPr>
        <w:t>(a) establish a defined scope with clear boundaries on what is and is not included in the pilot;</w:t>
      </w:r>
    </w:p>
    <w:p w14:paraId="65FDB588" w14:textId="77777777" w:rsidR="000A0DE6" w:rsidRPr="000F3C88" w:rsidRDefault="00000000">
      <w:pPr>
        <w:rPr>
          <w:rFonts w:ascii="Times New Roman" w:hAnsi="Times New Roman" w:cs="Times New Roman"/>
        </w:rPr>
      </w:pPr>
      <w:r w:rsidRPr="000F3C88">
        <w:rPr>
          <w:rFonts w:ascii="Times New Roman" w:hAnsi="Times New Roman" w:cs="Times New Roman"/>
        </w:rPr>
        <w:t>(b) collect baseline metrics before AI system activation so that performance can be measured against a documented prior state;</w:t>
      </w:r>
    </w:p>
    <w:p w14:paraId="512A1053" w14:textId="77777777" w:rsidR="000A0DE6" w:rsidRPr="000F3C88" w:rsidRDefault="00000000">
      <w:pPr>
        <w:rPr>
          <w:rFonts w:ascii="Times New Roman" w:hAnsi="Times New Roman" w:cs="Times New Roman"/>
        </w:rPr>
      </w:pPr>
      <w:r w:rsidRPr="000F3C88">
        <w:rPr>
          <w:rFonts w:ascii="Times New Roman" w:hAnsi="Times New Roman" w:cs="Times New Roman"/>
        </w:rPr>
        <w:lastRenderedPageBreak/>
        <w:t>(c) specify success criteria with quantitative thresholds that are agreed upon before the pilot begins, not rationalized after results are known;</w:t>
      </w:r>
    </w:p>
    <w:p w14:paraId="55C12BE6" w14:textId="77777777" w:rsidR="000A0DE6" w:rsidRPr="000F3C88" w:rsidRDefault="00000000">
      <w:pPr>
        <w:rPr>
          <w:rFonts w:ascii="Times New Roman" w:hAnsi="Times New Roman" w:cs="Times New Roman"/>
        </w:rPr>
      </w:pPr>
      <w:r w:rsidRPr="000F3C88">
        <w:rPr>
          <w:rFonts w:ascii="Times New Roman" w:hAnsi="Times New Roman" w:cs="Times New Roman"/>
        </w:rPr>
        <w:t>(d) test manual fallback procedures before the pilot commences to verify that the agency can maintain operations if the system fails;</w:t>
      </w:r>
    </w:p>
    <w:p w14:paraId="6EBDF809" w14:textId="77777777" w:rsidR="000A0DE6" w:rsidRPr="000F3C88" w:rsidRDefault="00000000">
      <w:pPr>
        <w:rPr>
          <w:rFonts w:ascii="Times New Roman" w:hAnsi="Times New Roman" w:cs="Times New Roman"/>
        </w:rPr>
      </w:pPr>
      <w:r w:rsidRPr="000F3C88">
        <w:rPr>
          <w:rFonts w:ascii="Times New Roman" w:hAnsi="Times New Roman" w:cs="Times New Roman"/>
        </w:rPr>
        <w:t>(e) implement a monitoring plan with a defined check-in cadence, including a midpoint evaluation using the Standardized Evaluation Methodology (Appendix J); and</w:t>
      </w:r>
    </w:p>
    <w:p w14:paraId="08E1572D" w14:textId="77777777" w:rsidR="000A0DE6" w:rsidRPr="000F3C88" w:rsidRDefault="00000000">
      <w:pPr>
        <w:rPr>
          <w:rFonts w:ascii="Times New Roman" w:hAnsi="Times New Roman" w:cs="Times New Roman"/>
        </w:rPr>
      </w:pPr>
      <w:r w:rsidRPr="000F3C88">
        <w:rPr>
          <w:rFonts w:ascii="Times New Roman" w:hAnsi="Times New Roman" w:cs="Times New Roman"/>
        </w:rPr>
        <w:t>(f) operate within a maximum duration, which is recommended to be no more than one year for initial pilots but may be extended by the AI Governance Council for complex implementations.</w:t>
      </w:r>
    </w:p>
    <w:p w14:paraId="47DA0E06" w14:textId="77777777" w:rsidR="000A0DE6" w:rsidRPr="000F3C88" w:rsidRDefault="00000000">
      <w:pPr>
        <w:rPr>
          <w:rFonts w:ascii="Times New Roman" w:hAnsi="Times New Roman" w:cs="Times New Roman"/>
        </w:rPr>
      </w:pPr>
      <w:r w:rsidRPr="000F3C88">
        <w:rPr>
          <w:rFonts w:ascii="Times New Roman" w:hAnsi="Times New Roman" w:cs="Times New Roman"/>
        </w:rPr>
        <w:t>The pilot period shall be of sufficient duration and scope to generate data adequate for a defensible deployment decision. The Stopping Rules included in Appendix J apply during the pilot and govern early termination.</w:t>
      </w:r>
    </w:p>
    <w:p w14:paraId="1358CA42"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18. Organizational Change Management</w:t>
      </w:r>
    </w:p>
    <w:p w14:paraId="505403CB" w14:textId="77777777" w:rsidR="000A0DE6" w:rsidRPr="000F3C88" w:rsidRDefault="00000000">
      <w:pPr>
        <w:rPr>
          <w:rFonts w:ascii="Times New Roman" w:hAnsi="Times New Roman" w:cs="Times New Roman"/>
        </w:rPr>
      </w:pPr>
      <w:r w:rsidRPr="000F3C88">
        <w:rPr>
          <w:rFonts w:ascii="Times New Roman" w:hAnsi="Times New Roman" w:cs="Times New Roman"/>
        </w:rPr>
        <w:t>AI deployment is an organizational change, and organizational change that proceeds without structured management produces resistance, adoption failure, and institutional damage.</w:t>
      </w:r>
    </w:p>
    <w:p w14:paraId="422256F7" w14:textId="77777777" w:rsidR="000A0DE6" w:rsidRPr="000F3C88" w:rsidRDefault="00000000">
      <w:pPr>
        <w:rPr>
          <w:rFonts w:ascii="Times New Roman" w:hAnsi="Times New Roman" w:cs="Times New Roman"/>
        </w:rPr>
      </w:pPr>
      <w:r w:rsidRPr="000F3C88">
        <w:rPr>
          <w:rFonts w:ascii="Times New Roman" w:hAnsi="Times New Roman" w:cs="Times New Roman"/>
        </w:rPr>
        <w:t>Each AI deployment shall be accompanied by:</w:t>
      </w:r>
    </w:p>
    <w:p w14:paraId="3A6F21DD" w14:textId="77777777" w:rsidR="000A0DE6" w:rsidRPr="000F3C88" w:rsidRDefault="00000000">
      <w:pPr>
        <w:rPr>
          <w:rFonts w:ascii="Times New Roman" w:hAnsi="Times New Roman" w:cs="Times New Roman"/>
        </w:rPr>
      </w:pPr>
      <w:r w:rsidRPr="000F3C88">
        <w:rPr>
          <w:rFonts w:ascii="Times New Roman" w:hAnsi="Times New Roman" w:cs="Times New Roman"/>
        </w:rPr>
        <w:t>(a) a stakeholder engagement plan identifying all affected parties, including internal staff, the regulated community, and the public, as applicable;</w:t>
      </w:r>
    </w:p>
    <w:p w14:paraId="5472F6D9" w14:textId="77777777" w:rsidR="000A0DE6" w:rsidRPr="000F3C88" w:rsidRDefault="00000000">
      <w:pPr>
        <w:rPr>
          <w:rFonts w:ascii="Times New Roman" w:hAnsi="Times New Roman" w:cs="Times New Roman"/>
        </w:rPr>
      </w:pPr>
      <w:r w:rsidRPr="000F3C88">
        <w:rPr>
          <w:rFonts w:ascii="Times New Roman" w:hAnsi="Times New Roman" w:cs="Times New Roman"/>
        </w:rPr>
        <w:t>(b) a communication strategy calibrated to each audience, recognizing that technical staff, program managers, executive leadership, and the public will require different messages at different levels of detail;</w:t>
      </w:r>
    </w:p>
    <w:p w14:paraId="5974BB52" w14:textId="77777777" w:rsidR="000A0DE6" w:rsidRPr="000F3C88" w:rsidRDefault="00000000">
      <w:pPr>
        <w:rPr>
          <w:rFonts w:ascii="Times New Roman" w:hAnsi="Times New Roman" w:cs="Times New Roman"/>
        </w:rPr>
      </w:pPr>
      <w:r w:rsidRPr="000F3C88">
        <w:rPr>
          <w:rFonts w:ascii="Times New Roman" w:hAnsi="Times New Roman" w:cs="Times New Roman"/>
        </w:rPr>
        <w:t>(c) role-specific training for all personnel who will interact with the AI system, whether as operators, reviewers, or recipients of AI-informed outputs;</w:t>
      </w:r>
    </w:p>
    <w:p w14:paraId="6E43267B" w14:textId="77777777" w:rsidR="000A0DE6" w:rsidRPr="000F3C88" w:rsidRDefault="00000000">
      <w:pPr>
        <w:rPr>
          <w:rFonts w:ascii="Times New Roman" w:hAnsi="Times New Roman" w:cs="Times New Roman"/>
        </w:rPr>
      </w:pPr>
      <w:r w:rsidRPr="000F3C88">
        <w:rPr>
          <w:rFonts w:ascii="Times New Roman" w:hAnsi="Times New Roman" w:cs="Times New Roman"/>
        </w:rPr>
        <w:t>(d) feedback mechanisms with mandatory check-ins at thirty, sixty, and ninety days post-deployment;</w:t>
      </w:r>
    </w:p>
    <w:p w14:paraId="212839E4" w14:textId="77777777" w:rsidR="000A0DE6" w:rsidRPr="000F3C88" w:rsidRDefault="00000000">
      <w:pPr>
        <w:rPr>
          <w:rFonts w:ascii="Times New Roman" w:hAnsi="Times New Roman" w:cs="Times New Roman"/>
        </w:rPr>
      </w:pPr>
      <w:r w:rsidRPr="000F3C88">
        <w:rPr>
          <w:rFonts w:ascii="Times New Roman" w:hAnsi="Times New Roman" w:cs="Times New Roman"/>
        </w:rPr>
        <w:t>(e) a workforce impact assessment addressing what positions are affected, what new skills are required, and what happens to staff whose work is partially automated; and</w:t>
      </w:r>
    </w:p>
    <w:p w14:paraId="1F41A763" w14:textId="77777777" w:rsidR="000A0DE6" w:rsidRPr="000F3C88" w:rsidRDefault="00000000">
      <w:pPr>
        <w:rPr>
          <w:rFonts w:ascii="Times New Roman" w:hAnsi="Times New Roman" w:cs="Times New Roman"/>
        </w:rPr>
      </w:pPr>
      <w:r w:rsidRPr="000F3C88">
        <w:rPr>
          <w:rFonts w:ascii="Times New Roman" w:hAnsi="Times New Roman" w:cs="Times New Roman"/>
        </w:rPr>
        <w:t>(f) a resistance management strategy that addresses skepticism and opposition constructively, recognizing that staff concerns about AI often reflect legitimate knowledge about process complexity that the technology solution shall accommodate.</w:t>
      </w:r>
    </w:p>
    <w:p w14:paraId="34BF4659" w14:textId="77777777" w:rsidR="000A0DE6" w:rsidRPr="000F3C88" w:rsidRDefault="00000000">
      <w:pPr>
        <w:rPr>
          <w:rFonts w:ascii="Times New Roman" w:hAnsi="Times New Roman" w:cs="Times New Roman"/>
        </w:rPr>
      </w:pPr>
      <w:r w:rsidRPr="000F3C88">
        <w:rPr>
          <w:rFonts w:ascii="Times New Roman" w:hAnsi="Times New Roman" w:cs="Times New Roman"/>
        </w:rPr>
        <w:t>Training demands and staffing constraints shall be factored into deployment timelines; a system deployed faster than the workforce can absorb it will fail regardless of its technical merit. Human Resources is responsible for position impact analysis and reclassification decisions and shall be engaged no later than pilot planning for any AI deployment that materially alters existing position descriptions. The manner and method of determining the level of training and resource allocation necessary for each project shall be established by the CTO and the Chief Operating Officer or their designee. SCDES additionally maintains an internal Capacity Assessment tool, available from the AI Strategist, to support workforce and training planning at the program level.</w:t>
      </w:r>
    </w:p>
    <w:p w14:paraId="28FAA5D1"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lastRenderedPageBreak/>
        <w:t>19. Performance Evaluation</w:t>
      </w:r>
    </w:p>
    <w:p w14:paraId="32B80277" w14:textId="77777777" w:rsidR="000A0DE6" w:rsidRPr="000F3C88" w:rsidRDefault="00000000">
      <w:pPr>
        <w:rPr>
          <w:rFonts w:ascii="Times New Roman" w:hAnsi="Times New Roman" w:cs="Times New Roman"/>
        </w:rPr>
      </w:pPr>
      <w:r w:rsidRPr="000F3C88">
        <w:rPr>
          <w:rFonts w:ascii="Times New Roman" w:hAnsi="Times New Roman" w:cs="Times New Roman"/>
        </w:rPr>
        <w:t>All AI systems in production shall be measured against baseline data across six categories of metrics, using the Standardized Evaluation Methodology (Appendix J) for quantitative scoring across six weighted domains. The categories below are subject to change as new methodologies and capabilities are developed. The Office of Technology shall engage in ongoing research and improvement of performance evaluation criteria, methodologies, and documentation practices.</w:t>
      </w:r>
    </w:p>
    <w:p w14:paraId="58436A44" w14:textId="77777777" w:rsidR="000A0DE6" w:rsidRPr="000F3C88" w:rsidRDefault="00000000">
      <w:pPr>
        <w:rPr>
          <w:rFonts w:ascii="Times New Roman" w:hAnsi="Times New Roman" w:cs="Times New Roman"/>
        </w:rPr>
      </w:pPr>
      <w:r w:rsidRPr="000F3C88">
        <w:rPr>
          <w:rFonts w:ascii="Times New Roman" w:hAnsi="Times New Roman" w:cs="Times New Roman"/>
        </w:rPr>
        <w:t>(a) Efficiency metrics, including processing time reduction for permitting and review functions, backlog reduction, and improvements in the predictability and consistency of outputs.</w:t>
      </w:r>
    </w:p>
    <w:p w14:paraId="2D50A725" w14:textId="77777777" w:rsidR="000A0DE6" w:rsidRPr="000F3C88" w:rsidRDefault="00000000">
      <w:pPr>
        <w:rPr>
          <w:rFonts w:ascii="Times New Roman" w:hAnsi="Times New Roman" w:cs="Times New Roman"/>
        </w:rPr>
      </w:pPr>
      <w:r w:rsidRPr="000F3C88">
        <w:rPr>
          <w:rFonts w:ascii="Times New Roman" w:hAnsi="Times New Roman" w:cs="Times New Roman"/>
        </w:rPr>
        <w:t>(b) Outcome metrics, including changes in compliance rates within the regulated community, trends in violation severity, and measurable improvements in environmental indicators.</w:t>
      </w:r>
    </w:p>
    <w:p w14:paraId="0A28F443" w14:textId="77777777" w:rsidR="000A0DE6" w:rsidRPr="000F3C88" w:rsidRDefault="00000000">
      <w:pPr>
        <w:rPr>
          <w:rFonts w:ascii="Times New Roman" w:hAnsi="Times New Roman" w:cs="Times New Roman"/>
        </w:rPr>
      </w:pPr>
      <w:r w:rsidRPr="000F3C88">
        <w:rPr>
          <w:rFonts w:ascii="Times New Roman" w:hAnsi="Times New Roman" w:cs="Times New Roman"/>
        </w:rPr>
        <w:t>(c) Accuracy metrics, including false positive and false negative rates for screening and classification tools and error rates compared to manual processes.</w:t>
      </w:r>
    </w:p>
    <w:p w14:paraId="602F5C32" w14:textId="77777777" w:rsidR="000A0DE6" w:rsidRPr="000F3C88" w:rsidRDefault="00000000">
      <w:pPr>
        <w:rPr>
          <w:rFonts w:ascii="Times New Roman" w:hAnsi="Times New Roman" w:cs="Times New Roman"/>
        </w:rPr>
      </w:pPr>
      <w:r w:rsidRPr="000F3C88">
        <w:rPr>
          <w:rFonts w:ascii="Times New Roman" w:hAnsi="Times New Roman" w:cs="Times New Roman"/>
        </w:rPr>
        <w:t>(d) Equity metrics, including the demographic and geographic distribution of AI-influenced outcomes and the comparative pattern of AI-directed agency activity across communities.</w:t>
      </w:r>
    </w:p>
    <w:p w14:paraId="13F0CA4D" w14:textId="77777777" w:rsidR="000A0DE6" w:rsidRPr="000F3C88" w:rsidRDefault="00000000">
      <w:pPr>
        <w:rPr>
          <w:rFonts w:ascii="Times New Roman" w:hAnsi="Times New Roman" w:cs="Times New Roman"/>
        </w:rPr>
      </w:pPr>
      <w:r w:rsidRPr="000F3C88">
        <w:rPr>
          <w:rFonts w:ascii="Times New Roman" w:hAnsi="Times New Roman" w:cs="Times New Roman"/>
        </w:rPr>
        <w:t>(e) Satisfaction metrics, including staff satisfaction and confidence in AI tools and feedback from the regulated community where applicable.</w:t>
      </w:r>
    </w:p>
    <w:p w14:paraId="178DA12D" w14:textId="77777777" w:rsidR="000A0DE6" w:rsidRPr="000F3C88" w:rsidRDefault="00000000">
      <w:pPr>
        <w:rPr>
          <w:rFonts w:ascii="Times New Roman" w:hAnsi="Times New Roman" w:cs="Times New Roman"/>
        </w:rPr>
      </w:pPr>
      <w:r w:rsidRPr="000F3C88">
        <w:rPr>
          <w:rFonts w:ascii="Times New Roman" w:hAnsi="Times New Roman" w:cs="Times New Roman"/>
        </w:rPr>
        <w:t>(f) Cost metrics, including actual versus projected cost (encompassing training, support, and maintenance) and cost per unit of output compared to the manual baseline.</w:t>
      </w:r>
    </w:p>
    <w:p w14:paraId="2F6CED7A" w14:textId="77777777" w:rsidR="000A0DE6" w:rsidRPr="000F3C88" w:rsidRDefault="00000000">
      <w:pPr>
        <w:rPr>
          <w:rFonts w:ascii="Times New Roman" w:hAnsi="Times New Roman" w:cs="Times New Roman"/>
        </w:rPr>
      </w:pPr>
      <w:r w:rsidRPr="000F3C88">
        <w:rPr>
          <w:rFonts w:ascii="Times New Roman" w:hAnsi="Times New Roman" w:cs="Times New Roman"/>
        </w:rPr>
        <w:t>These metrics are the evidentiary foundation for every gate review and annual evaluation. A system that cannot produce meaningful data across these categories is a system that cannot be governed, and a system that cannot be governed shall not be operating.</w:t>
      </w:r>
    </w:p>
    <w:p w14:paraId="00DF28A8"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20. Portfolio Management</w:t>
      </w:r>
    </w:p>
    <w:p w14:paraId="0C276583" w14:textId="77777777" w:rsidR="000A0DE6" w:rsidRPr="000F3C88" w:rsidRDefault="00000000">
      <w:pPr>
        <w:rPr>
          <w:rFonts w:ascii="Times New Roman" w:hAnsi="Times New Roman" w:cs="Times New Roman"/>
        </w:rPr>
      </w:pPr>
      <w:r w:rsidRPr="000F3C88">
        <w:rPr>
          <w:rFonts w:ascii="Times New Roman" w:hAnsi="Times New Roman" w:cs="Times New Roman"/>
        </w:rPr>
        <w:t>Where multiple AI projects are proposed simultaneously, the agency shall prioritize rather than attempt to advance all proposals concurrently. The portfolio management process utilizes seven factors to rank competing proposals:</w:t>
      </w:r>
    </w:p>
    <w:p w14:paraId="5E6E1A12" w14:textId="77777777" w:rsidR="000A0DE6" w:rsidRPr="000F3C88" w:rsidRDefault="00000000">
      <w:pPr>
        <w:rPr>
          <w:rFonts w:ascii="Times New Roman" w:hAnsi="Times New Roman" w:cs="Times New Roman"/>
        </w:rPr>
      </w:pPr>
      <w:r w:rsidRPr="000F3C88">
        <w:rPr>
          <w:rFonts w:ascii="Times New Roman" w:hAnsi="Times New Roman" w:cs="Times New Roman"/>
        </w:rPr>
        <w:t>(a) mission criticality and statutory mandate alignment;</w:t>
      </w:r>
    </w:p>
    <w:p w14:paraId="40EB14D2" w14:textId="77777777" w:rsidR="000A0DE6" w:rsidRPr="000F3C88" w:rsidRDefault="00000000">
      <w:pPr>
        <w:rPr>
          <w:rFonts w:ascii="Times New Roman" w:hAnsi="Times New Roman" w:cs="Times New Roman"/>
        </w:rPr>
      </w:pPr>
      <w:r w:rsidRPr="000F3C88">
        <w:rPr>
          <w:rFonts w:ascii="Times New Roman" w:hAnsi="Times New Roman" w:cs="Times New Roman"/>
        </w:rPr>
        <w:t>(b) risk reduction potential for environmental protection;</w:t>
      </w:r>
    </w:p>
    <w:p w14:paraId="158A8A38" w14:textId="77777777" w:rsidR="000A0DE6" w:rsidRPr="000F3C88" w:rsidRDefault="00000000">
      <w:pPr>
        <w:rPr>
          <w:rFonts w:ascii="Times New Roman" w:hAnsi="Times New Roman" w:cs="Times New Roman"/>
        </w:rPr>
      </w:pPr>
      <w:r w:rsidRPr="000F3C88">
        <w:rPr>
          <w:rFonts w:ascii="Times New Roman" w:hAnsi="Times New Roman" w:cs="Times New Roman"/>
        </w:rPr>
        <w:t>(c) economic impact and cost avoidance;</w:t>
      </w:r>
    </w:p>
    <w:p w14:paraId="7EE53638" w14:textId="77777777" w:rsidR="000A0DE6" w:rsidRPr="000F3C88" w:rsidRDefault="00000000">
      <w:pPr>
        <w:rPr>
          <w:rFonts w:ascii="Times New Roman" w:hAnsi="Times New Roman" w:cs="Times New Roman"/>
        </w:rPr>
      </w:pPr>
      <w:r w:rsidRPr="000F3C88">
        <w:rPr>
          <w:rFonts w:ascii="Times New Roman" w:hAnsi="Times New Roman" w:cs="Times New Roman"/>
        </w:rPr>
        <w:t>(d) implementation feasibility given current data and technology readiness;</w:t>
      </w:r>
    </w:p>
    <w:p w14:paraId="3A5E052B" w14:textId="77777777" w:rsidR="000A0DE6" w:rsidRPr="000F3C88" w:rsidRDefault="00000000">
      <w:pPr>
        <w:rPr>
          <w:rFonts w:ascii="Times New Roman" w:hAnsi="Times New Roman" w:cs="Times New Roman"/>
        </w:rPr>
      </w:pPr>
      <w:r w:rsidRPr="000F3C88">
        <w:rPr>
          <w:rFonts w:ascii="Times New Roman" w:hAnsi="Times New Roman" w:cs="Times New Roman"/>
        </w:rPr>
        <w:t>(e) resource availability, including staff capacity, which is the binding constraint for most state agencies;</w:t>
      </w:r>
    </w:p>
    <w:p w14:paraId="43F92201" w14:textId="77777777" w:rsidR="000A0DE6" w:rsidRPr="000F3C88" w:rsidRDefault="00000000">
      <w:pPr>
        <w:rPr>
          <w:rFonts w:ascii="Times New Roman" w:hAnsi="Times New Roman" w:cs="Times New Roman"/>
        </w:rPr>
      </w:pPr>
      <w:r w:rsidRPr="000F3C88">
        <w:rPr>
          <w:rFonts w:ascii="Times New Roman" w:hAnsi="Times New Roman" w:cs="Times New Roman"/>
        </w:rPr>
        <w:t>(f) federal program implications; and</w:t>
      </w:r>
    </w:p>
    <w:p w14:paraId="479A62F8" w14:textId="77777777" w:rsidR="000A0DE6" w:rsidRPr="000F3C88" w:rsidRDefault="00000000">
      <w:pPr>
        <w:rPr>
          <w:rFonts w:ascii="Times New Roman" w:hAnsi="Times New Roman" w:cs="Times New Roman"/>
        </w:rPr>
      </w:pPr>
      <w:r w:rsidRPr="000F3C88">
        <w:rPr>
          <w:rFonts w:ascii="Times New Roman" w:hAnsi="Times New Roman" w:cs="Times New Roman"/>
        </w:rPr>
        <w:t>(g) community impact and Title VI considerations.</w:t>
      </w:r>
    </w:p>
    <w:p w14:paraId="08D39F6F" w14:textId="77777777" w:rsidR="000A0DE6" w:rsidRPr="000F3C88" w:rsidRDefault="00000000">
      <w:pPr>
        <w:rPr>
          <w:rFonts w:ascii="Times New Roman" w:hAnsi="Times New Roman" w:cs="Times New Roman"/>
        </w:rPr>
      </w:pPr>
      <w:r w:rsidRPr="000F3C88">
        <w:rPr>
          <w:rFonts w:ascii="Times New Roman" w:hAnsi="Times New Roman" w:cs="Times New Roman"/>
        </w:rPr>
        <w:lastRenderedPageBreak/>
        <w:t>The AI Governance Council is responsible for portfolio-level decisions, which shall balance the desire for progress against the organizational reality that a mid-sized state agency cannot absorb unlimited change simultaneously. The AI Strategist prepares the portfolio analysis package for each Council meeting at which portfolio decisions are made.</w:t>
      </w:r>
    </w:p>
    <w:p w14:paraId="399828E9"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21. Contingency Planning</w:t>
      </w:r>
    </w:p>
    <w:p w14:paraId="1D664658" w14:textId="77777777" w:rsidR="000A0DE6" w:rsidRPr="000F3C88" w:rsidRDefault="00000000">
      <w:pPr>
        <w:rPr>
          <w:rFonts w:ascii="Times New Roman" w:hAnsi="Times New Roman" w:cs="Times New Roman"/>
        </w:rPr>
      </w:pPr>
      <w:r w:rsidRPr="000F3C88">
        <w:rPr>
          <w:rFonts w:ascii="Times New Roman" w:hAnsi="Times New Roman" w:cs="Times New Roman"/>
        </w:rPr>
        <w:t>Each AI deployment shall be accompanied by contingency provisions that ensure the agency can maintain operations in the event of system failure. These provisions include manual fallback procedures that have been tested before deployment; a data recovery plan that addresses the integrity and availability of data in the event of system failure; and a business continuity plan that addresses extended AI system unavailability, recognizing that system failures may persist for days or weeks and the agency shall continue to function. Contingency planning is reviewed at Gate 2 and tested during the pilot phase under Section 17 of this Manual.</w:t>
      </w:r>
    </w:p>
    <w:p w14:paraId="77A54D52"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t>22. Incident Response Procedure</w:t>
      </w:r>
    </w:p>
    <w:p w14:paraId="1B943B34" w14:textId="77777777" w:rsidR="000A0DE6" w:rsidRPr="000F3C88" w:rsidRDefault="00000000">
      <w:pPr>
        <w:rPr>
          <w:rFonts w:ascii="Times New Roman" w:hAnsi="Times New Roman" w:cs="Times New Roman"/>
        </w:rPr>
      </w:pPr>
      <w:del w:id="64" w:author="SCDES AI Activation — Draft 2" w:date="2026-07-09T00:00:00Z">
        <w:r w:rsidRPr="000F3C88">
          <w:rPr>
            <w:rFonts w:ascii="Times New Roman" w:hAnsi="Times New Roman" w:cs="Times New Roman"/>
          </w:rPr>
          <w:delText>The substantive incident response rule, including the three severity levels and the escalation duty, is set forth in Section 11 of the SCDES AI Governance Framework.</w:delText>
        </w:r>
      </w:del>
      <w:ins w:id="65" w:author="SCDES AI Activation — Draft 2" w:date="2026-07-09T00:00:00Z">
        <w:r w:rsidRPr="000F3C88">
          <w:rPr>
            <w:rFonts w:ascii="Times New Roman" w:hAnsi="Times New Roman" w:cs="Times New Roman"/>
          </w:rPr>
          <w:t>The substantive incident response rule and the escalation duty are set forth in Section 11 of the SCDES AI Governance Framework, which delegates the severity definitions to this Manual. The incident severity scale has three levels (Level 1, Level 2, and Level 3), with Level 1 the lowest. [Level definitions — PROPOSED, pending Council; see GAP-01]</w:t>
        </w:r>
      </w:ins>
      <w:r w:rsidRPr="000F3C88">
        <w:rPr>
          <w:rFonts w:ascii="Times New Roman" w:hAnsi="Times New Roman" w:cs="Times New Roman"/>
        </w:rPr>
        <w:t xml:space="preserve"> The procedural detail operates as follows.</w:t>
      </w:r>
    </w:p>
    <w:p w14:paraId="365DEC14"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22.1 Detection. </w:t>
      </w:r>
    </w:p>
    <w:p w14:paraId="20AFE979" w14:textId="5F395AD1" w:rsidR="000A0DE6" w:rsidRPr="000F3C88" w:rsidRDefault="00000000" w:rsidP="00E53CA6">
      <w:pPr>
        <w:rPr>
          <w:rFonts w:ascii="Times New Roman" w:hAnsi="Times New Roman" w:cs="Times New Roman"/>
        </w:rPr>
      </w:pPr>
      <w:r w:rsidRPr="000F3C88">
        <w:rPr>
          <w:rFonts w:ascii="Times New Roman" w:hAnsi="Times New Roman" w:cs="Times New Roman"/>
        </w:rPr>
        <w:t>Detection of AI errors or failures may occur through automated monitoring, user reports, audit findings, or external complaint. All staff interacting with AI systems shall be trained to recognize and report potential AI errors, because the most dangerous AI failures are those that produce plausible but incorrect outputs that escape detection. The operational owner is the initial recipient of any incident report.</w:t>
      </w:r>
    </w:p>
    <w:p w14:paraId="423F5B7F"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22.2 Initial Classification. </w:t>
      </w:r>
    </w:p>
    <w:p w14:paraId="179C878C" w14:textId="02F669A4"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Within four hours of receipt of an incident report during business hours, or by noon of the next business day if received outside business hours, the operational owner </w:t>
      </w:r>
      <w:del w:id="66" w:author="SCDES AI Activation — Draft 2" w:date="2026-07-09T00:00:00Z">
        <w:r w:rsidRPr="000F3C88">
          <w:rPr>
            <w:rFonts w:ascii="Times New Roman" w:hAnsi="Times New Roman" w:cs="Times New Roman"/>
          </w:rPr>
          <w:delText>conducts an initial severity classification under the criteria in Section 11 of the Governance Framework</w:delText>
        </w:r>
      </w:del>
      <w:ins w:id="67" w:author="SCDES AI Activation — Draft 2" w:date="2026-07-09T00:00:00Z">
        <w:r w:rsidRPr="000F3C88">
          <w:rPr>
            <w:rFonts w:ascii="Times New Roman" w:hAnsi="Times New Roman" w:cs="Times New Roman"/>
          </w:rPr>
          <w:t>conducts an initial severity classification under the severity criteria set forth in this Section</w:t>
        </w:r>
      </w:ins>
      <w:r w:rsidRPr="000F3C88">
        <w:rPr>
          <w:rFonts w:ascii="Times New Roman" w:hAnsi="Times New Roman" w:cs="Times New Roman"/>
        </w:rPr>
        <w:t xml:space="preserve"> and notifies the AI Strategist.</w:t>
      </w:r>
    </w:p>
    <w:p w14:paraId="4EB2511E"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22.3 Level 1 Procedure. </w:t>
      </w:r>
    </w:p>
    <w:p w14:paraId="6B08CF5D" w14:textId="5AAA34A4" w:rsidR="000A0DE6" w:rsidRPr="000F3C88" w:rsidRDefault="00000000" w:rsidP="00E53CA6">
      <w:pPr>
        <w:rPr>
          <w:rFonts w:ascii="Times New Roman" w:hAnsi="Times New Roman" w:cs="Times New Roman"/>
        </w:rPr>
      </w:pPr>
      <w:r w:rsidRPr="000F3C88">
        <w:rPr>
          <w:rFonts w:ascii="Times New Roman" w:hAnsi="Times New Roman" w:cs="Times New Roman"/>
        </w:rPr>
        <w:t>The operational owner corrects the error operationally and documents the correction in the project file. The AI Strategist reviews Level 1 incident reports quarterly and includes the report in the Council package for the record.</w:t>
      </w:r>
    </w:p>
    <w:p w14:paraId="632287F6"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lastRenderedPageBreak/>
        <w:t xml:space="preserve">22.4 Level 2 Procedure. </w:t>
      </w:r>
    </w:p>
    <w:p w14:paraId="4C0803E4" w14:textId="7F5E63AB"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The operational owner immediately suspends the system. The AI Strategist notifies the Council Chair within twenty-four hours of classification. The AI Strategist convenes the full Council within five business days. The Council reviews the incident, the lookback findings, the root cause analysis, and the corrective action plan, and determines whether the system may resume operations. </w:t>
      </w:r>
      <w:del w:id="68" w:author="SCDES AI Activation — Draft 2" w:date="2026-07-09T00:00:00Z">
        <w:r w:rsidRPr="000F3C88">
          <w:rPr>
            <w:rFonts w:ascii="Times New Roman" w:hAnsi="Times New Roman" w:cs="Times New Roman"/>
          </w:rPr>
          <w:delText>The Council's decision is recorded in writing under Section 3.5 of this Manual.</w:delText>
        </w:r>
      </w:del>
      <w:ins w:id="69" w:author="SCDES AI Activation — Draft 2" w:date="2026-07-09T00:00:00Z">
        <w:r w:rsidRPr="000F3C88">
          <w:rPr>
            <w:rFonts w:ascii="Times New Roman" w:hAnsi="Times New Roman" w:cs="Times New Roman"/>
          </w:rPr>
          <w:t>The Council's decision is recorded in writing under Section 3.7 of this Manual.</w:t>
        </w:r>
      </w:ins>
    </w:p>
    <w:p w14:paraId="2007651A"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22.5 Level 3 Procedure. </w:t>
      </w:r>
    </w:p>
    <w:p w14:paraId="6A8A2B40" w14:textId="0B88F40E" w:rsidR="000A0DE6" w:rsidRPr="000F3C88" w:rsidRDefault="00000000" w:rsidP="00E53CA6">
      <w:pPr>
        <w:rPr>
          <w:rFonts w:ascii="Times New Roman" w:hAnsi="Times New Roman" w:cs="Times New Roman"/>
        </w:rPr>
      </w:pPr>
      <w:r w:rsidRPr="000F3C88">
        <w:rPr>
          <w:rFonts w:ascii="Times New Roman" w:hAnsi="Times New Roman" w:cs="Times New Roman"/>
        </w:rPr>
        <w:t xml:space="preserve">The operational owner immediately suspends the system. The operational owner notifies the Council Chair within one hour by telephone if such event occurs during scheduled business hours, or as soon as possible if outside scheduled business hours. The Council Chair convenes an emergency session within four hours, or by noon of the next business day if the incident is reported after business hours. If a quorum cannot be convened within the specified timeframe, authority to maintain the suspension and initiate the lookback review </w:t>
      </w:r>
      <w:del w:id="70" w:author="SCDES AI Activation — Draft 2" w:date="2026-07-09T00:00:00Z">
        <w:r w:rsidRPr="000F3C88">
          <w:rPr>
            <w:rFonts w:ascii="Times New Roman" w:hAnsi="Times New Roman" w:cs="Times New Roman"/>
          </w:rPr>
          <w:delText>shall vest jointly in the CTO, the CISDO, and General Counsel under Section 11 of the Governance Framework.</w:delText>
        </w:r>
      </w:del>
      <w:ins w:id="71" w:author="SCDES AI Activation — Draft 2" w:date="2026-07-09T00:00:00Z">
        <w:r w:rsidRPr="000F3C88">
          <w:rPr>
            <w:rFonts w:ascii="Times New Roman" w:hAnsi="Times New Roman" w:cs="Times New Roman"/>
          </w:rPr>
          <w:t>shall vest jointly in the CTO, the CISDO, and General Counsel, as the escalation path established by this Manual pursuant to the delegation in Section 11 of the Governance Framework.</w:t>
        </w:r>
      </w:ins>
      <w:r w:rsidRPr="000F3C88">
        <w:rPr>
          <w:rFonts w:ascii="Times New Roman" w:hAnsi="Times New Roman" w:cs="Times New Roman"/>
        </w:rPr>
        <w:t xml:space="preserve"> </w:t>
      </w:r>
      <w:del w:id="72" w:author="SCDES AI Activation — Draft 2" w:date="2026-07-09T00:00:00Z">
        <w:r w:rsidRPr="000F3C88">
          <w:rPr>
            <w:rFonts w:ascii="Times New Roman" w:hAnsi="Times New Roman" w:cs="Times New Roman"/>
          </w:rPr>
          <w:delText>General Counsel and external oversight bodies are notified by the AI Strategist or the Council Chair.</w:delText>
        </w:r>
      </w:del>
      <w:ins w:id="73" w:author="SCDES AI Activation — Draft 2" w:date="2026-07-09T00:00:00Z">
        <w:r w:rsidRPr="000F3C88">
          <w:rPr>
            <w:rFonts w:ascii="Times New Roman" w:hAnsi="Times New Roman" w:cs="Times New Roman"/>
          </w:rPr>
          <w:t>General Counsel is notified by the AI Strategist or the Council Chair. Any notification to a federal regional office is determined and issued under Section 22.8 of this Manual.</w:t>
        </w:r>
      </w:ins>
      <w:r w:rsidRPr="000F3C88">
        <w:rPr>
          <w:rFonts w:ascii="Times New Roman" w:hAnsi="Times New Roman" w:cs="Times New Roman"/>
        </w:rPr>
        <w:t xml:space="preserve"> A lookback review is initiated immediately.</w:t>
      </w:r>
    </w:p>
    <w:p w14:paraId="560A03D1"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22.6 Lookback Protocol. </w:t>
      </w:r>
    </w:p>
    <w:p w14:paraId="51AA25E4" w14:textId="41723938" w:rsidR="000A0DE6" w:rsidRPr="000F3C88" w:rsidRDefault="00000000" w:rsidP="00E53CA6">
      <w:pPr>
        <w:rPr>
          <w:rFonts w:ascii="Times New Roman" w:hAnsi="Times New Roman" w:cs="Times New Roman"/>
        </w:rPr>
      </w:pPr>
      <w:r w:rsidRPr="000F3C88">
        <w:rPr>
          <w:rFonts w:ascii="Times New Roman" w:hAnsi="Times New Roman" w:cs="Times New Roman"/>
        </w:rPr>
        <w:t>When an AI error is discovered, the response team determines whether similar errors occurred previously. All outputs within the affected timeframe are reviewed. Affected regulated entities are notified if determinations were impacted. Root cause analysis is required for all Level 2 and above incidents. System correction and re-testing are completed before resumption, and the AI Governance Council shall re-authorize the system before operations may resume.</w:t>
      </w:r>
    </w:p>
    <w:p w14:paraId="0A0155CF"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22.7 Reporting. </w:t>
      </w:r>
    </w:p>
    <w:p w14:paraId="077C8E66" w14:textId="6DAFBD62" w:rsidR="000A0DE6" w:rsidRPr="000F3C88" w:rsidRDefault="00000000" w:rsidP="00E53CA6">
      <w:pPr>
        <w:rPr>
          <w:rFonts w:ascii="Times New Roman" w:hAnsi="Times New Roman" w:cs="Times New Roman"/>
        </w:rPr>
      </w:pPr>
      <w:r w:rsidRPr="000F3C88">
        <w:rPr>
          <w:rFonts w:ascii="Times New Roman" w:hAnsi="Times New Roman" w:cs="Times New Roman"/>
        </w:rPr>
        <w:t>All Level 2 and above incidents are reported to the AI Governance Council. All Level 3 incidents are reported to executive leadership. Level 3 incidents are referred to agency General Counsel for evaluation. The Incident Report Form (Appendix L) is the structured template for incident documentation.</w:t>
      </w:r>
    </w:p>
    <w:p w14:paraId="5C22AED5" w14:textId="77777777" w:rsidR="00E53CA6" w:rsidRPr="000F3C88" w:rsidRDefault="00000000">
      <w:pPr>
        <w:pStyle w:val="Heading2"/>
        <w:rPr>
          <w:rFonts w:ascii="Times New Roman" w:hAnsi="Times New Roman" w:cs="Times New Roman"/>
        </w:rPr>
      </w:pPr>
      <w:ins w:id="74" w:author="SCDES AI Activation — Draft 2" w:date="2026-07-09T00:00:00Z">
        <w:r w:rsidRPr="000F3C88">
          <w:rPr>
            <w:rFonts w:ascii="Times New Roman" w:hAnsi="Times New Roman" w:cs="Times New Roman"/>
          </w:rPr>
          <w:t xml:space="preserve">22.8 Delegated Federal Program Notification. </w:t>
        </w:r>
      </w:ins>
    </w:p>
    <w:p w14:paraId="506F881D" w14:textId="7A099193" w:rsidR="000A0DE6" w:rsidRPr="000F3C88" w:rsidRDefault="00000000" w:rsidP="00E53CA6">
      <w:pPr>
        <w:rPr>
          <w:ins w:id="75" w:author="SCDES AI Activation — Draft 2" w:date="2026-07-09T00:00:00Z"/>
          <w:rFonts w:ascii="Times New Roman" w:hAnsi="Times New Roman" w:cs="Times New Roman"/>
        </w:rPr>
      </w:pPr>
      <w:ins w:id="76" w:author="SCDES AI Activation — Draft 2" w:date="2026-07-09T00:00:00Z">
        <w:r w:rsidRPr="000F3C88">
          <w:rPr>
            <w:rFonts w:ascii="Times New Roman" w:hAnsi="Times New Roman" w:cs="Times New Roman"/>
          </w:rPr>
          <w:t>Where an incident at any severity level affects a delegated federal program, the Office of the CTO and the Office of General Counsel shall jointly determine whether notification to the applicable federal regional office is required, consistent with Section 11 of the Governance Framework. The joint determination and its basis are recorded in the incident file and reported to the AI Governance Council.</w:t>
        </w:r>
      </w:ins>
    </w:p>
    <w:p w14:paraId="61C5AF0D" w14:textId="77777777" w:rsidR="000A0DE6" w:rsidRPr="000F3C88" w:rsidRDefault="00000000">
      <w:pPr>
        <w:pStyle w:val="Heading1"/>
        <w:rPr>
          <w:rFonts w:ascii="Times New Roman" w:hAnsi="Times New Roman" w:cs="Times New Roman"/>
        </w:rPr>
      </w:pPr>
      <w:r w:rsidRPr="000F3C88">
        <w:rPr>
          <w:rFonts w:ascii="Times New Roman" w:hAnsi="Times New Roman" w:cs="Times New Roman"/>
        </w:rPr>
        <w:lastRenderedPageBreak/>
        <w:t>23. Sunset and Deprecation Procedure</w:t>
      </w:r>
    </w:p>
    <w:p w14:paraId="77D982DA" w14:textId="77777777" w:rsidR="000A0DE6" w:rsidRPr="000F3C88" w:rsidRDefault="00000000">
      <w:pPr>
        <w:rPr>
          <w:rFonts w:ascii="Times New Roman" w:hAnsi="Times New Roman" w:cs="Times New Roman"/>
        </w:rPr>
      </w:pPr>
      <w:r w:rsidRPr="000F3C88">
        <w:rPr>
          <w:rFonts w:ascii="Times New Roman" w:hAnsi="Times New Roman" w:cs="Times New Roman"/>
        </w:rPr>
        <w:t>The substantive sunset rule, including the five triggers and the retention obligations, is set forth in Section 12 of the SCDES AI Governance Framework. The procedure operates as follows.</w:t>
      </w:r>
    </w:p>
    <w:p w14:paraId="40F6C153"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23.1 Trigger and Initiation. </w:t>
      </w:r>
    </w:p>
    <w:p w14:paraId="6E7DCC12" w14:textId="1347B4FB" w:rsidR="000A0DE6" w:rsidRPr="000F3C88" w:rsidRDefault="00000000" w:rsidP="00E53CA6">
      <w:pPr>
        <w:rPr>
          <w:rFonts w:ascii="Times New Roman" w:hAnsi="Times New Roman" w:cs="Times New Roman"/>
        </w:rPr>
      </w:pPr>
      <w:r w:rsidRPr="000F3C88">
        <w:rPr>
          <w:rFonts w:ascii="Times New Roman" w:hAnsi="Times New Roman" w:cs="Times New Roman"/>
        </w:rPr>
        <w:t>Upon occurrence of any of the five mandatory review triggers under Section 12 of the Governance Framework, the operational owner notifies the AI Strategist within ten business days, and the AI Strategist places the system on the agenda of the next Council meeting for deprecation review. The Council determines whether to initiate the deprecation process.</w:t>
      </w:r>
    </w:p>
    <w:p w14:paraId="6B0AB783" w14:textId="77777777" w:rsidR="000A0DE6" w:rsidRPr="000F3C88" w:rsidRDefault="00000000">
      <w:pPr>
        <w:pStyle w:val="Heading2"/>
        <w:rPr>
          <w:rFonts w:ascii="Times New Roman" w:hAnsi="Times New Roman" w:cs="Times New Roman"/>
        </w:rPr>
      </w:pPr>
      <w:r w:rsidRPr="000F3C88">
        <w:rPr>
          <w:rFonts w:ascii="Times New Roman" w:hAnsi="Times New Roman" w:cs="Times New Roman"/>
        </w:rPr>
        <w:t>23.2 Five-Stage Procedure. Once the deprecation process is initiated, the operational owner executes the following stages:</w:t>
      </w:r>
    </w:p>
    <w:p w14:paraId="152F08DD" w14:textId="77777777" w:rsidR="000A0DE6" w:rsidRPr="000F3C88" w:rsidRDefault="00000000">
      <w:pPr>
        <w:rPr>
          <w:rFonts w:ascii="Times New Roman" w:hAnsi="Times New Roman" w:cs="Times New Roman"/>
        </w:rPr>
      </w:pPr>
      <w:r w:rsidRPr="000F3C88">
        <w:rPr>
          <w:rFonts w:ascii="Times New Roman" w:hAnsi="Times New Roman" w:cs="Times New Roman"/>
        </w:rPr>
        <w:t>(a) ninety-day notice to all stakeholders and affected parties, including any external regulated entities whose interaction with the system will change;</w:t>
      </w:r>
    </w:p>
    <w:p w14:paraId="4873CBE5" w14:textId="77777777" w:rsidR="000A0DE6" w:rsidRPr="000F3C88" w:rsidRDefault="00000000">
      <w:pPr>
        <w:rPr>
          <w:rFonts w:ascii="Times New Roman" w:hAnsi="Times New Roman" w:cs="Times New Roman"/>
        </w:rPr>
      </w:pPr>
      <w:r w:rsidRPr="000F3C88">
        <w:rPr>
          <w:rFonts w:ascii="Times New Roman" w:hAnsi="Times New Roman" w:cs="Times New Roman"/>
        </w:rPr>
        <w:t>(b) execution of the data migration or archival plan;</w:t>
      </w:r>
    </w:p>
    <w:p w14:paraId="1D61E038" w14:textId="77777777" w:rsidR="000A0DE6" w:rsidRPr="000F3C88" w:rsidRDefault="00000000">
      <w:pPr>
        <w:rPr>
          <w:rFonts w:ascii="Times New Roman" w:hAnsi="Times New Roman" w:cs="Times New Roman"/>
        </w:rPr>
      </w:pPr>
      <w:r w:rsidRPr="000F3C88">
        <w:rPr>
          <w:rFonts w:ascii="Times New Roman" w:hAnsi="Times New Roman" w:cs="Times New Roman"/>
        </w:rPr>
        <w:t>(c) verified transition to a manual process or replacement system, with documented confirmation that the replacement is operational before the prior system is decommissioned;</w:t>
      </w:r>
    </w:p>
    <w:p w14:paraId="4EE37785" w14:textId="77777777" w:rsidR="000A0DE6" w:rsidRPr="000F3C88" w:rsidRDefault="00000000">
      <w:pPr>
        <w:rPr>
          <w:rFonts w:ascii="Times New Roman" w:hAnsi="Times New Roman" w:cs="Times New Roman"/>
        </w:rPr>
      </w:pPr>
      <w:r w:rsidRPr="000F3C88">
        <w:rPr>
          <w:rFonts w:ascii="Times New Roman" w:hAnsi="Times New Roman" w:cs="Times New Roman"/>
        </w:rPr>
        <w:t>(d) update of the AI System Registry to retired status; and</w:t>
      </w:r>
    </w:p>
    <w:p w14:paraId="076D057B" w14:textId="77777777" w:rsidR="000A0DE6" w:rsidRPr="000F3C88" w:rsidRDefault="00000000">
      <w:pPr>
        <w:rPr>
          <w:rFonts w:ascii="Times New Roman" w:hAnsi="Times New Roman" w:cs="Times New Roman"/>
        </w:rPr>
      </w:pPr>
      <w:r w:rsidRPr="000F3C88">
        <w:rPr>
          <w:rFonts w:ascii="Times New Roman" w:hAnsi="Times New Roman" w:cs="Times New Roman"/>
        </w:rPr>
        <w:t>(e) completion of a post-mortem document for institutional learning and knowledge transfer, prepared by the operational owner and reviewed by the AI Strategist before incorporation into the project file.</w:t>
      </w:r>
    </w:p>
    <w:p w14:paraId="1D674C7C"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23.3 Retention. </w:t>
      </w:r>
    </w:p>
    <w:p w14:paraId="7C780331" w14:textId="367764EB" w:rsidR="000A0DE6" w:rsidRPr="000F3C88" w:rsidRDefault="00000000" w:rsidP="00E53CA6">
      <w:pPr>
        <w:rPr>
          <w:rFonts w:ascii="Times New Roman" w:hAnsi="Times New Roman" w:cs="Times New Roman"/>
        </w:rPr>
      </w:pPr>
      <w:r w:rsidRPr="000F3C88">
        <w:rPr>
          <w:rFonts w:ascii="Times New Roman" w:hAnsi="Times New Roman" w:cs="Times New Roman"/>
        </w:rPr>
        <w:t>All AI system documentation, outputs, and decision records shall be retained per the state records retention schedule and the seven-year minimum established by Section 12 of the Governance Framework. Where the superseded-model retention rule under Section 12 of the Governance Framework applies, the operational owner, in coordination with General Counsel, retains the configuration, weights or model artifacts, prompt and orchestration logic, and operational record sufficient to reconstruct the prior system for evidentiary purposes for so long as any AI-influenced determination affecting a regulated entity remains subject to administrative or judicial review.</w:t>
      </w:r>
    </w:p>
    <w:p w14:paraId="4DA597F8" w14:textId="77777777" w:rsidR="00E53CA6" w:rsidRPr="000F3C88" w:rsidRDefault="00000000">
      <w:pPr>
        <w:pStyle w:val="Heading2"/>
        <w:rPr>
          <w:rFonts w:ascii="Times New Roman" w:hAnsi="Times New Roman" w:cs="Times New Roman"/>
        </w:rPr>
      </w:pPr>
      <w:r w:rsidRPr="000F3C88">
        <w:rPr>
          <w:rFonts w:ascii="Times New Roman" w:hAnsi="Times New Roman" w:cs="Times New Roman"/>
        </w:rPr>
        <w:t xml:space="preserve">23.4 Lift of Extended Retention. </w:t>
      </w:r>
    </w:p>
    <w:p w14:paraId="231F61E5" w14:textId="099253CD" w:rsidR="000A0DE6" w:rsidRPr="000F3C88" w:rsidRDefault="00000000" w:rsidP="00E53CA6">
      <w:pPr>
        <w:rPr>
          <w:rFonts w:ascii="Times New Roman" w:hAnsi="Times New Roman" w:cs="Times New Roman"/>
        </w:rPr>
      </w:pPr>
      <w:r w:rsidRPr="000F3C88">
        <w:rPr>
          <w:rFonts w:ascii="Times New Roman" w:hAnsi="Times New Roman" w:cs="Times New Roman"/>
        </w:rPr>
        <w:t>The Office of General Counsel determines when the extended retention obligation under Section 12 of the Governance Framework may be lifted with respect to any specific superseded system or component. The determination is documented in the project file and the Registry entry.</w:t>
      </w:r>
    </w:p>
    <w:p w14:paraId="05FB41AC" w14:textId="77777777" w:rsidR="000A0DE6" w:rsidRPr="000F3C88" w:rsidRDefault="00000000">
      <w:pPr>
        <w:rPr>
          <w:rFonts w:ascii="Times New Roman" w:hAnsi="Times New Roman" w:cs="Times New Roman"/>
        </w:rPr>
      </w:pPr>
      <w:r w:rsidRPr="000F3C88">
        <w:rPr>
          <w:rFonts w:ascii="Times New Roman" w:hAnsi="Times New Roman" w:cs="Times New Roman"/>
        </w:rPr>
        <w:t>Appendices</w:t>
      </w:r>
    </w:p>
    <w:p w14:paraId="13130ECC" w14:textId="77777777" w:rsidR="000A0DE6" w:rsidRPr="000F3C88" w:rsidRDefault="00000000">
      <w:pPr>
        <w:rPr>
          <w:rFonts w:ascii="Times New Roman" w:hAnsi="Times New Roman" w:cs="Times New Roman"/>
        </w:rPr>
      </w:pPr>
      <w:del w:id="77" w:author="SCDES AI Activation — Draft 2" w:date="2026-07-09T00:00:00Z">
        <w:r w:rsidRPr="000F3C88">
          <w:rPr>
            <w:rFonts w:ascii="Times New Roman" w:hAnsi="Times New Roman" w:cs="Times New Roman"/>
          </w:rPr>
          <w:delText>The following appendices, common to the SCDES Enterprise AI Governance Framework and this Operations Manual, provide the operational tools, templates, and assessment instruments referenced throughout:</w:delText>
        </w:r>
      </w:del>
      <w:ins w:id="78" w:author="SCDES AI Activation — Draft 2" w:date="2026-07-09T00:00:00Z">
        <w:r w:rsidRPr="000F3C88">
          <w:rPr>
            <w:rFonts w:ascii="Times New Roman" w:hAnsi="Times New Roman" w:cs="Times New Roman"/>
          </w:rPr>
          <w:t>The following appendices to this Operations Manual provide the operational tools, templates, and assessment instruments referenced throughout:</w:t>
        </w:r>
      </w:ins>
    </w:p>
    <w:p w14:paraId="5D2B5B22" w14:textId="77777777" w:rsidR="000A0DE6" w:rsidRPr="000F3C88" w:rsidRDefault="00000000">
      <w:pPr>
        <w:rPr>
          <w:rFonts w:ascii="Times New Roman" w:hAnsi="Times New Roman" w:cs="Times New Roman"/>
        </w:rPr>
      </w:pPr>
      <w:r w:rsidRPr="000F3C88">
        <w:rPr>
          <w:rFonts w:ascii="Times New Roman" w:hAnsi="Times New Roman" w:cs="Times New Roman"/>
        </w:rPr>
        <w:lastRenderedPageBreak/>
        <w:t xml:space="preserve">Appendix A: Use Case Taxonomy Appendix B: Risk Classification Matrix Appendix C: AI System Registry Appendix D: Data Readiness Assessment </w:t>
      </w:r>
      <w:del w:id="79" w:author="SCDES AI Activation — Draft 2" w:date="2026-07-09T00:00:00Z">
        <w:r w:rsidRPr="000F3C88">
          <w:rPr>
            <w:rFonts w:ascii="Times New Roman" w:hAnsi="Times New Roman" w:cs="Times New Roman"/>
          </w:rPr>
          <w:delText>Appendix E: Vendor AI Disclosure Questionnaire</w:delText>
        </w:r>
      </w:del>
      <w:ins w:id="80" w:author="SCDES AI Activation — Draft 2" w:date="2026-07-09T00:00:00Z">
        <w:r w:rsidRPr="000F3C88">
          <w:rPr>
            <w:rFonts w:ascii="Times New Roman" w:hAnsi="Times New Roman" w:cs="Times New Roman"/>
          </w:rPr>
          <w:t>Appendix E: Vendor AI Disclosure</w:t>
        </w:r>
      </w:ins>
      <w:r w:rsidRPr="000F3C88">
        <w:rPr>
          <w:rFonts w:ascii="Times New Roman" w:hAnsi="Times New Roman" w:cs="Times New Roman"/>
        </w:rPr>
        <w:t xml:space="preserve"> Appendix F: Community Impact Screening Checklist Appendix G: Project Intake Form Appendix H: Gate Review Checklists Appendix I: Technology and Contract Capability Survey Appendix J: Standardized Evaluation Methodology (includes Stopping Rules) Appendix K: AI System Model Card Appendix L: AI Incident Report Form Appendix M: Table of Authorities Appendix N: Council Operating Procedures</w:t>
      </w:r>
    </w:p>
    <w:sectPr w:rsidR="000A0DE6" w:rsidRPr="000F3C8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010CD9" w14:textId="77777777" w:rsidR="004877BE" w:rsidRDefault="004877BE">
      <w:pPr>
        <w:spacing w:after="0" w:line="240" w:lineRule="auto"/>
      </w:pPr>
      <w:r>
        <w:separator/>
      </w:r>
    </w:p>
  </w:endnote>
  <w:endnote w:type="continuationSeparator" w:id="0">
    <w:p w14:paraId="1EC63261" w14:textId="77777777" w:rsidR="004877BE" w:rsidRDefault="00487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D8D9F4" w14:textId="77777777" w:rsidR="000A0DE6" w:rsidRDefault="00000000">
    <w:pPr>
      <w:pStyle w:val="Footer"/>
      <w:jc w:val="center"/>
    </w:pPr>
    <w:r>
      <w:rPr>
        <w:sz w:val="20"/>
      </w:rPr>
      <w:t xml:space="preserve">Page </w:t>
    </w:r>
    <w:r>
      <w:rPr>
        <w:sz w:val="20"/>
      </w:rPr>
      <w:fldChar w:fldCharType="begin"/>
    </w:r>
    <w:r>
      <w:rPr>
        <w:sz w:val="20"/>
      </w:rPr>
      <w:instrText xml:space="preserve"> PAGE </w:instrText>
    </w:r>
    <w:r>
      <w:rPr>
        <w:sz w:val="20"/>
      </w:rPr>
      <w:fldChar w:fldCharType="separate"/>
    </w:r>
    <w:r w:rsidR="009511B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6CD7F3" w14:textId="77777777" w:rsidR="004877BE" w:rsidRDefault="004877BE">
      <w:pPr>
        <w:spacing w:after="0" w:line="240" w:lineRule="auto"/>
      </w:pPr>
      <w:r>
        <w:separator/>
      </w:r>
    </w:p>
  </w:footnote>
  <w:footnote w:type="continuationSeparator" w:id="0">
    <w:p w14:paraId="07A1D4A5" w14:textId="77777777" w:rsidR="004877BE" w:rsidRDefault="00487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D6A3B" w14:textId="77777777" w:rsidR="000A0DE6" w:rsidRDefault="004877BE">
    <w:r>
      <w:rPr>
        <w:noProof/>
      </w:rPr>
      <w:pict w14:anchorId="574C86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0pt;height:50pt;z-index:251657216;visibility:hidden;mso-wrap-edited:f;mso-width-percent:0;mso-height-percent:0;mso-width-percent:0;mso-height-percent:0">
          <v:path o:extrusionok="f" textpathok="f" gradientshapeok="t"/>
          <o:lock v:ext="edit" selection="t"/>
        </v:shape>
      </w:pict>
    </w:r>
    <w:r>
      <w:rPr>
        <w:noProof/>
      </w:rPr>
      <w:pict w14:anchorId="520BB524">
        <v:shape id="WMShapeW" o:spid="_x0000_s1025" type="#_x0000_t136" alt="" style="position:absolute;margin-left:0;margin-top:0;width:600pt;height:160pt;rotation:315;z-index:-251658240;visibility:visible;mso-wrap-edited:f;mso-width-percent:0;mso-height-percent:0;mso-position-horizontal:center;mso-position-horizontal-relative:margin;mso-position-vertical:center;mso-position-vertical-relative:margin;mso-width-percent:0;mso-height-percent:0" path="m,l21600,m,21600r21600,e" fillcolor="#bad0e8" stroked="f">
          <v:fill opacity=".5"/>
          <v:path o:extrusionok="f" textpathok="f" gradientshapeok="t" o:connectlocs="3810000,0;3810000,1016000;3810000,2032000;3810000,1016000"/>
          <v:textpath style="font-family:&quot;Calibri&quot;;font-size:1pt" string="DRAFT"/>
          <w10:wrap anchorx="margin" anchory="margin"/>
        </v:shape>
      </w:pict>
    </w:r>
  </w:p>
  <w:p w14:paraId="39012A48" w14:textId="77777777" w:rsidR="000A0DE6" w:rsidRDefault="00000000">
    <w:pPr>
      <w:pStyle w:val="Header"/>
      <w:jc w:val="center"/>
    </w:pPr>
    <w:r>
      <w:rPr>
        <w:i/>
        <w:color w:val="595959"/>
        <w:sz w:val="20"/>
      </w:rPr>
      <w:t>DRAFT SCDES AI Operations Manual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4C7FED"/>
    <w:multiLevelType w:val="hybridMultilevel"/>
    <w:tmpl w:val="089EE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565936">
    <w:abstractNumId w:val="8"/>
  </w:num>
  <w:num w:numId="2" w16cid:durableId="16733426">
    <w:abstractNumId w:val="6"/>
  </w:num>
  <w:num w:numId="3" w16cid:durableId="654531677">
    <w:abstractNumId w:val="5"/>
  </w:num>
  <w:num w:numId="4" w16cid:durableId="1548764572">
    <w:abstractNumId w:val="4"/>
  </w:num>
  <w:num w:numId="5" w16cid:durableId="467207251">
    <w:abstractNumId w:val="7"/>
  </w:num>
  <w:num w:numId="6" w16cid:durableId="2136605753">
    <w:abstractNumId w:val="3"/>
  </w:num>
  <w:num w:numId="7" w16cid:durableId="1644965838">
    <w:abstractNumId w:val="2"/>
  </w:num>
  <w:num w:numId="8" w16cid:durableId="1672945609">
    <w:abstractNumId w:val="1"/>
  </w:num>
  <w:num w:numId="9" w16cid:durableId="1859196081">
    <w:abstractNumId w:val="0"/>
  </w:num>
  <w:num w:numId="10" w16cid:durableId="120582951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E15"/>
    <w:rsid w:val="000A0DE6"/>
    <w:rsid w:val="000F3C88"/>
    <w:rsid w:val="00124DA5"/>
    <w:rsid w:val="0015074B"/>
    <w:rsid w:val="0029639D"/>
    <w:rsid w:val="002A02E3"/>
    <w:rsid w:val="00326F90"/>
    <w:rsid w:val="00452116"/>
    <w:rsid w:val="004877BE"/>
    <w:rsid w:val="009511B1"/>
    <w:rsid w:val="00AA1D8D"/>
    <w:rsid w:val="00B47730"/>
    <w:rsid w:val="00CB0664"/>
    <w:rsid w:val="00E53C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A122A0"/>
  <w14:defaultImageDpi w14:val="300"/>
  <w15:docId w15:val="{FEE43453-4AD8-5B4E-969D-E38B4EAC5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mbria" w:hAnsi="Cambria"/>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i/>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24</Pages>
  <Words>8880</Words>
  <Characters>50618</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Brett Butz</cp:lastModifiedBy>
  <cp:revision>5</cp:revision>
  <dcterms:created xsi:type="dcterms:W3CDTF">2013-12-23T23:15:00Z</dcterms:created>
  <dcterms:modified xsi:type="dcterms:W3CDTF">2026-07-15T14:02:00Z</dcterms:modified>
  <cp:category/>
</cp:coreProperties>
</file>